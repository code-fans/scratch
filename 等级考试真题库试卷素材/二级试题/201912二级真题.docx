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0E26BE" w14:textId="77777777" w:rsidR="003033E2" w:rsidRDefault="00086929">
      <w:pPr>
        <w:rPr>
          <w:rFonts w:ascii="微软雅黑" w:eastAsia="微软雅黑" w:hAnsi="微软雅黑" w:cs="微软雅黑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 xml:space="preserve">                   </w:t>
      </w:r>
      <w:r>
        <w:rPr>
          <w:rFonts w:ascii="微软雅黑" w:eastAsia="微软雅黑" w:hAnsi="微软雅黑" w:cs="微软雅黑" w:hint="eastAsia"/>
          <w:sz w:val="32"/>
          <w:szCs w:val="32"/>
        </w:rPr>
        <w:t>二级真题</w:t>
      </w:r>
    </w:p>
    <w:p w14:paraId="4BF12522" w14:textId="77777777" w:rsidR="003033E2" w:rsidRDefault="00086929">
      <w:pPr>
        <w:rPr>
          <w:rFonts w:ascii="微软雅黑" w:eastAsia="微软雅黑" w:hAnsi="微软雅黑" w:cs="微软雅黑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一、选择题</w:t>
      </w:r>
      <w:r>
        <w:rPr>
          <w:rFonts w:ascii="微软雅黑" w:eastAsia="微软雅黑" w:hAnsi="微软雅黑" w:cs="微软雅黑" w:hint="eastAsia"/>
          <w:sz w:val="32"/>
          <w:szCs w:val="32"/>
        </w:rPr>
        <w:t>(</w:t>
      </w:r>
      <w:r>
        <w:rPr>
          <w:rFonts w:ascii="微软雅黑" w:eastAsia="微软雅黑" w:hAnsi="微软雅黑" w:cs="微软雅黑" w:hint="eastAsia"/>
          <w:sz w:val="32"/>
          <w:szCs w:val="32"/>
        </w:rPr>
        <w:t>共</w:t>
      </w:r>
      <w:r>
        <w:rPr>
          <w:rFonts w:ascii="微软雅黑" w:eastAsia="微软雅黑" w:hAnsi="微软雅黑" w:cs="微软雅黑"/>
          <w:sz w:val="32"/>
          <w:szCs w:val="32"/>
        </w:rPr>
        <w:t>2</w:t>
      </w:r>
      <w:r>
        <w:rPr>
          <w:rFonts w:ascii="微软雅黑" w:eastAsia="微软雅黑" w:hAnsi="微软雅黑" w:cs="微软雅黑" w:hint="eastAsia"/>
          <w:sz w:val="32"/>
          <w:szCs w:val="32"/>
        </w:rPr>
        <w:t>5</w:t>
      </w:r>
      <w:r>
        <w:rPr>
          <w:rFonts w:ascii="微软雅黑" w:eastAsia="微软雅黑" w:hAnsi="微软雅黑" w:cs="微软雅黑" w:hint="eastAsia"/>
          <w:sz w:val="32"/>
          <w:szCs w:val="32"/>
        </w:rPr>
        <w:t>题，每题</w:t>
      </w:r>
      <w:r>
        <w:rPr>
          <w:rFonts w:ascii="微软雅黑" w:eastAsia="微软雅黑" w:hAnsi="微软雅黑" w:cs="微软雅黑" w:hint="eastAsia"/>
          <w:sz w:val="32"/>
          <w:szCs w:val="32"/>
        </w:rPr>
        <w:t>2</w:t>
      </w:r>
      <w:r>
        <w:rPr>
          <w:rFonts w:ascii="微软雅黑" w:eastAsia="微软雅黑" w:hAnsi="微软雅黑" w:cs="微软雅黑" w:hint="eastAsia"/>
          <w:sz w:val="32"/>
          <w:szCs w:val="32"/>
        </w:rPr>
        <w:t>分，共</w:t>
      </w:r>
      <w:r>
        <w:rPr>
          <w:rFonts w:ascii="微软雅黑" w:eastAsia="微软雅黑" w:hAnsi="微软雅黑" w:cs="微软雅黑"/>
          <w:sz w:val="32"/>
          <w:szCs w:val="32"/>
        </w:rPr>
        <w:t>50</w:t>
      </w:r>
      <w:r>
        <w:rPr>
          <w:rFonts w:ascii="微软雅黑" w:eastAsia="微软雅黑" w:hAnsi="微软雅黑" w:cs="微软雅黑" w:hint="eastAsia"/>
          <w:sz w:val="32"/>
          <w:szCs w:val="32"/>
        </w:rPr>
        <w:t>分</w:t>
      </w:r>
      <w:r>
        <w:rPr>
          <w:rFonts w:ascii="微软雅黑" w:eastAsia="微软雅黑" w:hAnsi="微软雅黑" w:cs="微软雅黑" w:hint="eastAsia"/>
          <w:sz w:val="32"/>
          <w:szCs w:val="32"/>
        </w:rPr>
        <w:t>)</w:t>
      </w:r>
    </w:p>
    <w:p w14:paraId="7D2A6895" w14:textId="482C8399" w:rsidR="003033E2" w:rsidRDefault="00086929">
      <w:pPr>
        <w:rPr>
          <w:rFonts w:ascii="微软雅黑" w:eastAsia="微软雅黑" w:hAnsi="微软雅黑" w:cs="微软雅黑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1.</w:t>
      </w:r>
      <w:r>
        <w:rPr>
          <w:rFonts w:ascii="微软雅黑" w:eastAsia="微软雅黑" w:hAnsi="微软雅黑" w:cs="微软雅黑"/>
          <w:sz w:val="32"/>
          <w:szCs w:val="32"/>
        </w:rPr>
        <w:t xml:space="preserve"> </w:t>
      </w:r>
      <w:r>
        <w:rPr>
          <w:rFonts w:ascii="微软雅黑" w:eastAsia="微软雅黑" w:hAnsi="微软雅黑" w:cs="微软雅黑" w:hint="eastAsia"/>
          <w:sz w:val="32"/>
          <w:szCs w:val="32"/>
        </w:rPr>
        <w:t>以下程序执行后，角色面向的方向是？</w:t>
      </w:r>
      <w:r>
        <w:rPr>
          <w:rFonts w:ascii="微软雅黑" w:eastAsia="微软雅黑" w:hAnsi="微软雅黑" w:cs="微软雅黑" w:hint="eastAsia"/>
          <w:sz w:val="32"/>
          <w:szCs w:val="32"/>
        </w:rPr>
        <w:t xml:space="preserve"> </w:t>
      </w:r>
      <w:proofErr w:type="gramStart"/>
      <w:r>
        <w:rPr>
          <w:rFonts w:ascii="微软雅黑" w:eastAsia="微软雅黑" w:hAnsi="微软雅黑" w:cs="微软雅黑" w:hint="eastAsia"/>
          <w:sz w:val="32"/>
          <w:szCs w:val="32"/>
        </w:rPr>
        <w:t xml:space="preserve">( </w:t>
      </w:r>
      <w:ins w:id="0" w:author="杨 淮生" w:date="2022-05-21T17:22:00Z">
        <w:r w:rsidR="009A4240">
          <w:rPr>
            <w:rFonts w:ascii="微软雅黑" w:eastAsia="微软雅黑" w:hAnsi="微软雅黑" w:cs="微软雅黑"/>
            <w:sz w:val="32"/>
            <w:szCs w:val="32"/>
          </w:rPr>
          <w:t>B</w:t>
        </w:r>
      </w:ins>
      <w:proofErr w:type="gramEnd"/>
      <w:del w:id="1" w:author="杨 淮生" w:date="2022-05-21T17:10:00Z">
        <w:r w:rsidDel="009B5DC7">
          <w:rPr>
            <w:rFonts w:ascii="微软雅黑" w:eastAsia="微软雅黑" w:hAnsi="微软雅黑" w:cs="微软雅黑" w:hint="eastAsia"/>
            <w:sz w:val="32"/>
            <w:szCs w:val="32"/>
          </w:rPr>
          <w:delText xml:space="preserve">  </w:delText>
        </w:r>
      </w:del>
      <w:r>
        <w:rPr>
          <w:rFonts w:ascii="微软雅黑" w:eastAsia="微软雅黑" w:hAnsi="微软雅黑" w:cs="微软雅黑" w:hint="eastAsia"/>
          <w:sz w:val="32"/>
          <w:szCs w:val="32"/>
        </w:rPr>
        <w:t xml:space="preserve"> )</w:t>
      </w:r>
    </w:p>
    <w:p w14:paraId="5EFB1729" w14:textId="77777777" w:rsidR="003033E2" w:rsidRDefault="00086929">
      <w:pPr>
        <w:rPr>
          <w:rFonts w:ascii="微软雅黑" w:eastAsia="微软雅黑" w:hAnsi="微软雅黑" w:cs="微软雅黑"/>
          <w:sz w:val="32"/>
          <w:szCs w:val="32"/>
        </w:rPr>
      </w:pPr>
      <w:r>
        <w:rPr>
          <w:rFonts w:ascii="微软雅黑" w:eastAsia="微软雅黑" w:hAnsi="微软雅黑" w:cs="微软雅黑"/>
          <w:noProof/>
          <w:sz w:val="32"/>
          <w:szCs w:val="32"/>
        </w:rPr>
        <w:drawing>
          <wp:inline distT="0" distB="0" distL="0" distR="0" wp14:anchorId="03AA8724" wp14:editId="400F2221">
            <wp:extent cx="1999615" cy="1341120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9615" cy="1341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B4639F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A. </w:t>
      </w:r>
      <w:r>
        <w:rPr>
          <w:rFonts w:ascii="微软雅黑" w:eastAsia="微软雅黑" w:hAnsi="微软雅黑" w:cs="微软雅黑" w:hint="eastAsia"/>
          <w:sz w:val="28"/>
          <w:szCs w:val="28"/>
        </w:rPr>
        <w:t>右上</w:t>
      </w:r>
    </w:p>
    <w:p w14:paraId="605EC1E5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B. </w:t>
      </w:r>
      <w:r>
        <w:rPr>
          <w:rFonts w:ascii="微软雅黑" w:eastAsia="微软雅黑" w:hAnsi="微软雅黑" w:cs="微软雅黑" w:hint="eastAsia"/>
          <w:sz w:val="28"/>
          <w:szCs w:val="28"/>
        </w:rPr>
        <w:t>右下</w:t>
      </w:r>
    </w:p>
    <w:p w14:paraId="2E41670D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C. </w:t>
      </w:r>
      <w:r>
        <w:rPr>
          <w:rFonts w:ascii="微软雅黑" w:eastAsia="微软雅黑" w:hAnsi="微软雅黑" w:cs="微软雅黑" w:hint="eastAsia"/>
          <w:sz w:val="28"/>
          <w:szCs w:val="28"/>
        </w:rPr>
        <w:t>左上</w:t>
      </w:r>
    </w:p>
    <w:p w14:paraId="1E1B370A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D. </w:t>
      </w:r>
      <w:r>
        <w:rPr>
          <w:rFonts w:ascii="微软雅黑" w:eastAsia="微软雅黑" w:hAnsi="微软雅黑" w:cs="微软雅黑" w:hint="eastAsia"/>
          <w:sz w:val="28"/>
          <w:szCs w:val="28"/>
        </w:rPr>
        <w:t>左下</w:t>
      </w:r>
    </w:p>
    <w:p w14:paraId="151B41E4" w14:textId="77777777" w:rsidR="003033E2" w:rsidRDefault="003033E2">
      <w:pPr>
        <w:rPr>
          <w:rFonts w:ascii="微软雅黑" w:eastAsia="微软雅黑" w:hAnsi="微软雅黑" w:cs="微软雅黑"/>
          <w:sz w:val="32"/>
          <w:szCs w:val="32"/>
        </w:rPr>
      </w:pPr>
    </w:p>
    <w:p w14:paraId="51BB97B3" w14:textId="17C5F1B0" w:rsidR="003033E2" w:rsidRDefault="00086929">
      <w:pPr>
        <w:rPr>
          <w:rFonts w:ascii="微软雅黑" w:eastAsia="微软雅黑" w:hAnsi="微软雅黑" w:cs="微软雅黑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2.</w:t>
      </w:r>
      <w:r>
        <w:rPr>
          <w:rFonts w:ascii="微软雅黑" w:eastAsia="微软雅黑" w:hAnsi="微软雅黑" w:cs="微软雅黑"/>
          <w:sz w:val="32"/>
          <w:szCs w:val="32"/>
        </w:rPr>
        <w:t xml:space="preserve"> </w:t>
      </w:r>
      <w:r>
        <w:rPr>
          <w:rFonts w:ascii="微软雅黑" w:eastAsia="微软雅黑" w:hAnsi="微软雅黑" w:cs="微软雅黑" w:hint="eastAsia"/>
          <w:sz w:val="32"/>
          <w:szCs w:val="32"/>
        </w:rPr>
        <w:t>以下程序执行后，小猫的</w:t>
      </w:r>
      <w:r>
        <w:rPr>
          <w:rFonts w:ascii="微软雅黑" w:eastAsia="微软雅黑" w:hAnsi="微软雅黑" w:cs="微软雅黑" w:hint="eastAsia"/>
          <w:sz w:val="32"/>
          <w:szCs w:val="32"/>
        </w:rPr>
        <w:t>x</w:t>
      </w:r>
      <w:r>
        <w:rPr>
          <w:rFonts w:ascii="微软雅黑" w:eastAsia="微软雅黑" w:hAnsi="微软雅黑" w:cs="微软雅黑" w:hint="eastAsia"/>
          <w:sz w:val="32"/>
          <w:szCs w:val="32"/>
        </w:rPr>
        <w:t>坐标是？</w:t>
      </w:r>
      <w:r>
        <w:rPr>
          <w:rFonts w:ascii="微软雅黑" w:eastAsia="微软雅黑" w:hAnsi="微软雅黑" w:cs="微软雅黑" w:hint="eastAsia"/>
          <w:sz w:val="32"/>
          <w:szCs w:val="32"/>
        </w:rPr>
        <w:t xml:space="preserve"> </w:t>
      </w:r>
      <w:r>
        <w:rPr>
          <w:rFonts w:ascii="微软雅黑" w:eastAsia="微软雅黑" w:hAnsi="微软雅黑" w:cs="微软雅黑" w:hint="eastAsia"/>
          <w:sz w:val="32"/>
          <w:szCs w:val="32"/>
        </w:rPr>
        <w:t>（</w:t>
      </w:r>
      <w:r>
        <w:rPr>
          <w:rFonts w:ascii="微软雅黑" w:eastAsia="微软雅黑" w:hAnsi="微软雅黑" w:cs="微软雅黑" w:hint="eastAsia"/>
          <w:sz w:val="32"/>
          <w:szCs w:val="32"/>
        </w:rPr>
        <w:t xml:space="preserve"> </w:t>
      </w:r>
      <w:ins w:id="2" w:author="杨 淮生" w:date="2022-05-21T17:11:00Z">
        <w:r w:rsidR="009B5DC7">
          <w:rPr>
            <w:rFonts w:ascii="微软雅黑" w:eastAsia="微软雅黑" w:hAnsi="微软雅黑" w:cs="微软雅黑"/>
            <w:sz w:val="32"/>
            <w:szCs w:val="32"/>
          </w:rPr>
          <w:t>10</w:t>
        </w:r>
      </w:ins>
      <w:r>
        <w:rPr>
          <w:rFonts w:ascii="微软雅黑" w:eastAsia="微软雅黑" w:hAnsi="微软雅黑" w:cs="微软雅黑" w:hint="eastAsia"/>
          <w:sz w:val="32"/>
          <w:szCs w:val="32"/>
        </w:rPr>
        <w:t xml:space="preserve">   </w:t>
      </w:r>
      <w:r>
        <w:rPr>
          <w:rFonts w:ascii="微软雅黑" w:eastAsia="微软雅黑" w:hAnsi="微软雅黑" w:cs="微软雅黑" w:hint="eastAsia"/>
          <w:sz w:val="32"/>
          <w:szCs w:val="32"/>
        </w:rPr>
        <w:t>）</w:t>
      </w:r>
    </w:p>
    <w:p w14:paraId="24B79FFF" w14:textId="77777777" w:rsidR="003033E2" w:rsidRDefault="00086929">
      <w:pPr>
        <w:rPr>
          <w:rFonts w:ascii="微软雅黑" w:eastAsia="微软雅黑" w:hAnsi="微软雅黑" w:cs="微软雅黑"/>
          <w:sz w:val="32"/>
          <w:szCs w:val="32"/>
        </w:rPr>
      </w:pPr>
      <w:r>
        <w:rPr>
          <w:noProof/>
        </w:rPr>
        <w:drawing>
          <wp:inline distT="0" distB="0" distL="114300" distR="114300" wp14:anchorId="1F9D32B8" wp14:editId="6CAF7171">
            <wp:extent cx="2381250" cy="2771775"/>
            <wp:effectExtent l="0" t="0" r="6350" b="9525"/>
            <wp:docPr id="17" name="图片 17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381B7AE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/>
          <w:sz w:val="28"/>
          <w:szCs w:val="28"/>
        </w:rPr>
        <w:t>A. 0</w:t>
      </w:r>
    </w:p>
    <w:p w14:paraId="127050FA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/>
          <w:sz w:val="28"/>
          <w:szCs w:val="28"/>
        </w:rPr>
        <w:t>B. 10</w:t>
      </w:r>
    </w:p>
    <w:p w14:paraId="79DF3439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/>
          <w:sz w:val="28"/>
          <w:szCs w:val="28"/>
        </w:rPr>
        <w:lastRenderedPageBreak/>
        <w:t>C. 100</w:t>
      </w:r>
    </w:p>
    <w:p w14:paraId="02E371C3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/>
          <w:sz w:val="28"/>
          <w:szCs w:val="28"/>
        </w:rPr>
        <w:t>D. 110</w:t>
      </w:r>
    </w:p>
    <w:p w14:paraId="6A8FED7A" w14:textId="77777777" w:rsidR="003033E2" w:rsidRDefault="003033E2">
      <w:pPr>
        <w:rPr>
          <w:rFonts w:ascii="微软雅黑" w:eastAsia="微软雅黑" w:hAnsi="微软雅黑" w:cs="微软雅黑"/>
          <w:sz w:val="28"/>
          <w:szCs w:val="28"/>
        </w:rPr>
      </w:pPr>
    </w:p>
    <w:p w14:paraId="2E963E89" w14:textId="1283DB06" w:rsidR="003033E2" w:rsidRDefault="00086929">
      <w:pPr>
        <w:rPr>
          <w:rFonts w:ascii="微软雅黑" w:eastAsia="微软雅黑" w:hAnsi="微软雅黑" w:cs="微软雅黑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3</w:t>
      </w:r>
      <w:r>
        <w:rPr>
          <w:rFonts w:ascii="微软雅黑" w:eastAsia="微软雅黑" w:hAnsi="微软雅黑" w:cs="微软雅黑"/>
          <w:sz w:val="32"/>
          <w:szCs w:val="32"/>
        </w:rPr>
        <w:t xml:space="preserve">. </w:t>
      </w:r>
      <w:r>
        <w:rPr>
          <w:rFonts w:ascii="微软雅黑" w:eastAsia="微软雅黑" w:hAnsi="微软雅黑" w:cs="微软雅黑" w:hint="eastAsia"/>
          <w:sz w:val="32"/>
          <w:szCs w:val="32"/>
        </w:rPr>
        <w:t>以下程序的输出结果是？</w:t>
      </w:r>
      <w:r>
        <w:rPr>
          <w:rFonts w:ascii="微软雅黑" w:eastAsia="微软雅黑" w:hAnsi="微软雅黑" w:cs="微软雅黑" w:hint="eastAsia"/>
          <w:sz w:val="32"/>
          <w:szCs w:val="32"/>
        </w:rPr>
        <w:t xml:space="preserve"> </w:t>
      </w:r>
      <w:proofErr w:type="gramStart"/>
      <w:r>
        <w:rPr>
          <w:rFonts w:ascii="微软雅黑" w:eastAsia="微软雅黑" w:hAnsi="微软雅黑" w:cs="微软雅黑" w:hint="eastAsia"/>
          <w:sz w:val="32"/>
          <w:szCs w:val="32"/>
        </w:rPr>
        <w:t xml:space="preserve">( </w:t>
      </w:r>
      <w:ins w:id="3" w:author="杨 淮生" w:date="2022-05-21T17:12:00Z">
        <w:r w:rsidR="009B5DC7">
          <w:rPr>
            <w:rFonts w:ascii="微软雅黑" w:eastAsia="微软雅黑" w:hAnsi="微软雅黑" w:cs="微软雅黑"/>
            <w:sz w:val="32"/>
            <w:szCs w:val="32"/>
          </w:rPr>
          <w:t>D</w:t>
        </w:r>
      </w:ins>
      <w:proofErr w:type="gramEnd"/>
      <w:del w:id="4" w:author="杨 淮生" w:date="2022-05-21T17:12:00Z">
        <w:r w:rsidDel="009B5DC7">
          <w:rPr>
            <w:rFonts w:ascii="微软雅黑" w:eastAsia="微软雅黑" w:hAnsi="微软雅黑" w:cs="微软雅黑" w:hint="eastAsia"/>
            <w:sz w:val="32"/>
            <w:szCs w:val="32"/>
          </w:rPr>
          <w:delText xml:space="preserve">  </w:delText>
        </w:r>
      </w:del>
      <w:r>
        <w:rPr>
          <w:rFonts w:ascii="微软雅黑" w:eastAsia="微软雅黑" w:hAnsi="微软雅黑" w:cs="微软雅黑" w:hint="eastAsia"/>
          <w:sz w:val="32"/>
          <w:szCs w:val="32"/>
        </w:rPr>
        <w:t xml:space="preserve"> )</w:t>
      </w:r>
    </w:p>
    <w:p w14:paraId="54E9D6C0" w14:textId="77777777" w:rsidR="003033E2" w:rsidRDefault="00086929">
      <w:pPr>
        <w:rPr>
          <w:rFonts w:ascii="微软雅黑" w:eastAsia="微软雅黑" w:hAnsi="微软雅黑" w:cs="微软雅黑"/>
          <w:sz w:val="32"/>
          <w:szCs w:val="32"/>
        </w:rPr>
      </w:pPr>
      <w:r>
        <w:rPr>
          <w:noProof/>
        </w:rPr>
        <w:drawing>
          <wp:inline distT="0" distB="0" distL="114300" distR="114300" wp14:anchorId="219FE986" wp14:editId="0ECE7BB2">
            <wp:extent cx="2381250" cy="2571750"/>
            <wp:effectExtent l="0" t="0" r="6350" b="6350"/>
            <wp:docPr id="18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 descr="IMG_25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9E05A72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A. </w:t>
      </w:r>
      <w:r>
        <w:rPr>
          <w:rFonts w:ascii="微软雅黑" w:eastAsia="微软雅黑" w:hAnsi="微软雅黑" w:cs="微软雅黑" w:hint="eastAsia"/>
          <w:sz w:val="28"/>
          <w:szCs w:val="28"/>
        </w:rPr>
        <w:t>小猫向右移动，</w:t>
      </w:r>
      <w:proofErr w:type="gramStart"/>
      <w:r>
        <w:rPr>
          <w:rFonts w:ascii="微软雅黑" w:eastAsia="微软雅黑" w:hAnsi="微软雅黑" w:cs="微软雅黑" w:hint="eastAsia"/>
          <w:sz w:val="28"/>
          <w:szCs w:val="28"/>
        </w:rPr>
        <w:t>碰到边缘后说“</w:t>
      </w:r>
      <w:proofErr w:type="gramEnd"/>
      <w:r>
        <w:rPr>
          <w:rFonts w:ascii="微软雅黑" w:eastAsia="微软雅黑" w:hAnsi="微软雅黑" w:cs="微软雅黑" w:hint="eastAsia"/>
          <w:sz w:val="28"/>
          <w:szCs w:val="28"/>
        </w:rPr>
        <w:t>碰到边缘！”</w:t>
      </w:r>
      <w:r>
        <w:rPr>
          <w:rFonts w:ascii="微软雅黑" w:eastAsia="微软雅黑" w:hAnsi="微软雅黑" w:cs="微软雅黑" w:hint="eastAsia"/>
          <w:sz w:val="28"/>
          <w:szCs w:val="28"/>
        </w:rPr>
        <w:t>2</w:t>
      </w:r>
      <w:r>
        <w:rPr>
          <w:rFonts w:ascii="微软雅黑" w:eastAsia="微软雅黑" w:hAnsi="微软雅黑" w:cs="微软雅黑" w:hint="eastAsia"/>
          <w:sz w:val="28"/>
          <w:szCs w:val="28"/>
        </w:rPr>
        <w:t>秒</w:t>
      </w:r>
    </w:p>
    <w:p w14:paraId="1EFA80F6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B. </w:t>
      </w:r>
      <w:r>
        <w:rPr>
          <w:rFonts w:ascii="微软雅黑" w:eastAsia="微软雅黑" w:hAnsi="微软雅黑" w:cs="微软雅黑" w:hint="eastAsia"/>
          <w:sz w:val="28"/>
          <w:szCs w:val="28"/>
        </w:rPr>
        <w:t>小猫静止不动</w:t>
      </w:r>
    </w:p>
    <w:p w14:paraId="0B322407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C. </w:t>
      </w:r>
      <w:r>
        <w:rPr>
          <w:rFonts w:ascii="微软雅黑" w:eastAsia="微软雅黑" w:hAnsi="微软雅黑" w:cs="微软雅黑" w:hint="eastAsia"/>
          <w:sz w:val="28"/>
          <w:szCs w:val="28"/>
        </w:rPr>
        <w:t>小猫向右移动，碰到边缘就反弹</w:t>
      </w:r>
    </w:p>
    <w:p w14:paraId="1D9CDF09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D. </w:t>
      </w:r>
      <w:r>
        <w:rPr>
          <w:rFonts w:ascii="微软雅黑" w:eastAsia="微软雅黑" w:hAnsi="微软雅黑" w:cs="微软雅黑" w:hint="eastAsia"/>
          <w:sz w:val="28"/>
          <w:szCs w:val="28"/>
        </w:rPr>
        <w:t>小猫向右移动</w:t>
      </w:r>
      <w:r>
        <w:rPr>
          <w:rFonts w:ascii="微软雅黑" w:eastAsia="微软雅黑" w:hAnsi="微软雅黑" w:cs="微软雅黑" w:hint="eastAsia"/>
          <w:sz w:val="28"/>
          <w:szCs w:val="28"/>
        </w:rPr>
        <w:t>10</w:t>
      </w:r>
      <w:r>
        <w:rPr>
          <w:rFonts w:ascii="微软雅黑" w:eastAsia="微软雅黑" w:hAnsi="微软雅黑" w:cs="微软雅黑" w:hint="eastAsia"/>
          <w:sz w:val="28"/>
          <w:szCs w:val="28"/>
        </w:rPr>
        <w:t>步后静止不动</w:t>
      </w:r>
    </w:p>
    <w:p w14:paraId="2625227B" w14:textId="77777777" w:rsidR="003033E2" w:rsidRDefault="003033E2">
      <w:pPr>
        <w:rPr>
          <w:rFonts w:ascii="微软雅黑" w:eastAsia="微软雅黑" w:hAnsi="微软雅黑" w:cs="微软雅黑"/>
          <w:sz w:val="28"/>
          <w:szCs w:val="28"/>
        </w:rPr>
      </w:pPr>
    </w:p>
    <w:p w14:paraId="79A883B9" w14:textId="0C4D0F45" w:rsidR="003033E2" w:rsidRDefault="00086929">
      <w:pPr>
        <w:rPr>
          <w:rFonts w:ascii="微软雅黑" w:eastAsia="微软雅黑" w:hAnsi="微软雅黑" w:cs="微软雅黑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4.</w:t>
      </w:r>
      <w:r>
        <w:rPr>
          <w:rFonts w:ascii="微软雅黑" w:eastAsia="微软雅黑" w:hAnsi="微软雅黑" w:cs="微软雅黑"/>
          <w:sz w:val="32"/>
          <w:szCs w:val="32"/>
        </w:rPr>
        <w:t xml:space="preserve"> </w:t>
      </w:r>
      <w:r>
        <w:rPr>
          <w:rFonts w:ascii="微软雅黑" w:eastAsia="微软雅黑" w:hAnsi="微软雅黑" w:cs="微软雅黑" w:hint="eastAsia"/>
          <w:sz w:val="32"/>
          <w:szCs w:val="32"/>
        </w:rPr>
        <w:t>以下程序执行后，画笔的粗细值是？</w:t>
      </w:r>
      <w:r>
        <w:rPr>
          <w:rFonts w:ascii="微软雅黑" w:eastAsia="微软雅黑" w:hAnsi="微软雅黑" w:cs="微软雅黑" w:hint="eastAsia"/>
          <w:sz w:val="32"/>
          <w:szCs w:val="32"/>
        </w:rPr>
        <w:t xml:space="preserve"> </w:t>
      </w:r>
      <w:proofErr w:type="gramStart"/>
      <w:r>
        <w:rPr>
          <w:rFonts w:ascii="微软雅黑" w:eastAsia="微软雅黑" w:hAnsi="微软雅黑" w:cs="微软雅黑" w:hint="eastAsia"/>
          <w:sz w:val="32"/>
          <w:szCs w:val="32"/>
        </w:rPr>
        <w:t xml:space="preserve">( </w:t>
      </w:r>
      <w:ins w:id="5" w:author="杨 淮生" w:date="2022-05-21T17:13:00Z">
        <w:r w:rsidR="00ED046A">
          <w:rPr>
            <w:rFonts w:ascii="微软雅黑" w:eastAsia="微软雅黑" w:hAnsi="微软雅黑" w:cs="微软雅黑"/>
            <w:sz w:val="32"/>
            <w:szCs w:val="32"/>
          </w:rPr>
          <w:t>A</w:t>
        </w:r>
      </w:ins>
      <w:proofErr w:type="gramEnd"/>
      <w:del w:id="6" w:author="杨 淮生" w:date="2022-05-21T17:13:00Z">
        <w:r w:rsidDel="00ED046A">
          <w:rPr>
            <w:rFonts w:ascii="微软雅黑" w:eastAsia="微软雅黑" w:hAnsi="微软雅黑" w:cs="微软雅黑" w:hint="eastAsia"/>
            <w:sz w:val="32"/>
            <w:szCs w:val="32"/>
          </w:rPr>
          <w:delText xml:space="preserve">  </w:delText>
        </w:r>
      </w:del>
      <w:r>
        <w:rPr>
          <w:rFonts w:ascii="微软雅黑" w:eastAsia="微软雅黑" w:hAnsi="微软雅黑" w:cs="微软雅黑" w:hint="eastAsia"/>
          <w:sz w:val="32"/>
          <w:szCs w:val="32"/>
        </w:rPr>
        <w:t xml:space="preserve"> )</w:t>
      </w:r>
    </w:p>
    <w:p w14:paraId="50D25581" w14:textId="77777777" w:rsidR="003033E2" w:rsidRDefault="00086929">
      <w:pPr>
        <w:rPr>
          <w:rFonts w:ascii="微软雅黑" w:eastAsia="微软雅黑" w:hAnsi="微软雅黑" w:cs="微软雅黑"/>
          <w:sz w:val="32"/>
          <w:szCs w:val="32"/>
        </w:rPr>
      </w:pPr>
      <w:r>
        <w:rPr>
          <w:noProof/>
        </w:rPr>
        <w:lastRenderedPageBreak/>
        <w:drawing>
          <wp:inline distT="0" distB="0" distL="114300" distR="114300" wp14:anchorId="226C101E" wp14:editId="26B30812">
            <wp:extent cx="2381250" cy="2924175"/>
            <wp:effectExtent l="0" t="0" r="6350" b="9525"/>
            <wp:docPr id="35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" descr="IMG_25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0271519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/>
          <w:sz w:val="28"/>
          <w:szCs w:val="28"/>
        </w:rPr>
        <w:t>A. 20</w:t>
      </w:r>
    </w:p>
    <w:p w14:paraId="666134C0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/>
          <w:sz w:val="28"/>
          <w:szCs w:val="28"/>
        </w:rPr>
        <w:t>B. 30</w:t>
      </w:r>
    </w:p>
    <w:p w14:paraId="3A318D55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/>
          <w:sz w:val="28"/>
          <w:szCs w:val="28"/>
        </w:rPr>
        <w:t>C. 40</w:t>
      </w:r>
    </w:p>
    <w:p w14:paraId="1A07B8B8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/>
          <w:sz w:val="28"/>
          <w:szCs w:val="28"/>
        </w:rPr>
        <w:t>D. 50</w:t>
      </w:r>
    </w:p>
    <w:p w14:paraId="35461F38" w14:textId="77777777" w:rsidR="003033E2" w:rsidRDefault="003033E2">
      <w:pPr>
        <w:rPr>
          <w:rFonts w:ascii="微软雅黑" w:eastAsia="微软雅黑" w:hAnsi="微软雅黑" w:cs="微软雅黑"/>
          <w:sz w:val="32"/>
          <w:szCs w:val="32"/>
        </w:rPr>
      </w:pPr>
    </w:p>
    <w:p w14:paraId="5E287FE8" w14:textId="1202B793" w:rsidR="003033E2" w:rsidRDefault="00086929">
      <w:pPr>
        <w:rPr>
          <w:rFonts w:ascii="微软雅黑" w:eastAsia="微软雅黑" w:hAnsi="微软雅黑" w:cs="微软雅黑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5.</w:t>
      </w:r>
      <w:r>
        <w:rPr>
          <w:rFonts w:ascii="微软雅黑" w:eastAsia="微软雅黑" w:hAnsi="微软雅黑" w:cs="微软雅黑" w:hint="eastAsia"/>
          <w:sz w:val="32"/>
          <w:szCs w:val="32"/>
        </w:rPr>
        <w:t>在垃圾分类的模拟训练程序中：如果小猫碰到了“尘土”角色，那么小猫说：</w:t>
      </w:r>
      <w:r>
        <w:rPr>
          <w:rFonts w:ascii="微软雅黑" w:eastAsia="微软雅黑" w:hAnsi="微软雅黑" w:cs="微软雅黑" w:hint="eastAsia"/>
          <w:sz w:val="32"/>
          <w:szCs w:val="32"/>
        </w:rPr>
        <w:t xml:space="preserve"> (</w:t>
      </w:r>
      <w:del w:id="7" w:author="杨 淮生" w:date="2022-05-21T17:14:00Z">
        <w:r w:rsidDel="00ED046A">
          <w:rPr>
            <w:rFonts w:ascii="微软雅黑" w:eastAsia="微软雅黑" w:hAnsi="微软雅黑" w:cs="微软雅黑" w:hint="eastAsia"/>
            <w:sz w:val="32"/>
            <w:szCs w:val="32"/>
          </w:rPr>
          <w:delText xml:space="preserve">  </w:delText>
        </w:r>
      </w:del>
      <w:ins w:id="8" w:author="杨 淮生" w:date="2022-05-21T17:13:00Z">
        <w:r w:rsidR="00ED046A">
          <w:rPr>
            <w:rFonts w:ascii="微软雅黑" w:eastAsia="微软雅黑" w:hAnsi="微软雅黑" w:cs="微软雅黑"/>
            <w:sz w:val="32"/>
            <w:szCs w:val="32"/>
          </w:rPr>
          <w:t>D</w:t>
        </w:r>
      </w:ins>
      <w:del w:id="9" w:author="杨 淮生" w:date="2022-05-21T17:14:00Z">
        <w:r w:rsidDel="00ED046A">
          <w:rPr>
            <w:rFonts w:ascii="微软雅黑" w:eastAsia="微软雅黑" w:hAnsi="微软雅黑" w:cs="微软雅黑" w:hint="eastAsia"/>
            <w:sz w:val="32"/>
            <w:szCs w:val="32"/>
          </w:rPr>
          <w:delText xml:space="preserve">  </w:delText>
        </w:r>
      </w:del>
      <w:r>
        <w:rPr>
          <w:rFonts w:ascii="微软雅黑" w:eastAsia="微软雅黑" w:hAnsi="微软雅黑" w:cs="微软雅黑" w:hint="eastAsia"/>
          <w:sz w:val="32"/>
          <w:szCs w:val="32"/>
        </w:rPr>
        <w:t>)</w:t>
      </w:r>
    </w:p>
    <w:p w14:paraId="52BFDBF2" w14:textId="77777777" w:rsidR="003033E2" w:rsidRDefault="00086929">
      <w:pPr>
        <w:rPr>
          <w:rFonts w:ascii="微软雅黑" w:eastAsia="微软雅黑" w:hAnsi="微软雅黑" w:cs="微软雅黑"/>
          <w:sz w:val="32"/>
          <w:szCs w:val="32"/>
        </w:rPr>
      </w:pPr>
      <w:r>
        <w:rPr>
          <w:noProof/>
        </w:rPr>
        <w:lastRenderedPageBreak/>
        <w:drawing>
          <wp:inline distT="0" distB="0" distL="114300" distR="114300" wp14:anchorId="3D4964B8" wp14:editId="43A9B9F0">
            <wp:extent cx="2381250" cy="4181475"/>
            <wp:effectExtent l="0" t="0" r="6350" b="9525"/>
            <wp:docPr id="1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" descr="IMG_26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418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565A5A3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A. </w:t>
      </w:r>
      <w:r>
        <w:rPr>
          <w:rFonts w:ascii="微软雅黑" w:eastAsia="微软雅黑" w:hAnsi="微软雅黑" w:cs="微软雅黑" w:hint="eastAsia"/>
          <w:sz w:val="28"/>
          <w:szCs w:val="28"/>
        </w:rPr>
        <w:t>可回收垃圾</w:t>
      </w:r>
    </w:p>
    <w:p w14:paraId="47902612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B. </w:t>
      </w:r>
      <w:r>
        <w:rPr>
          <w:rFonts w:ascii="微软雅黑" w:eastAsia="微软雅黑" w:hAnsi="微软雅黑" w:cs="微软雅黑" w:hint="eastAsia"/>
          <w:sz w:val="28"/>
          <w:szCs w:val="28"/>
        </w:rPr>
        <w:t>有害垃圾</w:t>
      </w:r>
    </w:p>
    <w:p w14:paraId="001161CD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C. </w:t>
      </w:r>
      <w:r>
        <w:rPr>
          <w:rFonts w:ascii="微软雅黑" w:eastAsia="微软雅黑" w:hAnsi="微软雅黑" w:cs="微软雅黑" w:hint="eastAsia"/>
          <w:sz w:val="28"/>
          <w:szCs w:val="28"/>
        </w:rPr>
        <w:t>厨余垃圾</w:t>
      </w:r>
    </w:p>
    <w:p w14:paraId="35E1A01C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D. </w:t>
      </w:r>
      <w:r>
        <w:rPr>
          <w:rFonts w:ascii="微软雅黑" w:eastAsia="微软雅黑" w:hAnsi="微软雅黑" w:cs="微软雅黑" w:hint="eastAsia"/>
          <w:sz w:val="28"/>
          <w:szCs w:val="28"/>
        </w:rPr>
        <w:t>干垃圾</w:t>
      </w:r>
    </w:p>
    <w:p w14:paraId="2BC81336" w14:textId="77777777" w:rsidR="003033E2" w:rsidRDefault="003033E2">
      <w:pPr>
        <w:rPr>
          <w:rFonts w:ascii="微软雅黑" w:eastAsia="微软雅黑" w:hAnsi="微软雅黑" w:cs="微软雅黑"/>
          <w:sz w:val="28"/>
          <w:szCs w:val="28"/>
        </w:rPr>
      </w:pPr>
    </w:p>
    <w:p w14:paraId="3595D935" w14:textId="77777777" w:rsidR="003033E2" w:rsidRDefault="003033E2">
      <w:pPr>
        <w:rPr>
          <w:rFonts w:ascii="微软雅黑" w:eastAsia="微软雅黑" w:hAnsi="微软雅黑" w:cs="微软雅黑"/>
          <w:sz w:val="28"/>
          <w:szCs w:val="28"/>
        </w:rPr>
      </w:pPr>
    </w:p>
    <w:p w14:paraId="50BA90E2" w14:textId="56B0EE26" w:rsidR="003033E2" w:rsidRDefault="00086929">
      <w:pPr>
        <w:rPr>
          <w:rFonts w:ascii="微软雅黑" w:eastAsia="微软雅黑" w:hAnsi="微软雅黑" w:cs="微软雅黑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6</w:t>
      </w:r>
      <w:r>
        <w:rPr>
          <w:rFonts w:ascii="微软雅黑" w:eastAsia="微软雅黑" w:hAnsi="微软雅黑" w:cs="微软雅黑" w:hint="eastAsia"/>
          <w:sz w:val="32"/>
          <w:szCs w:val="32"/>
        </w:rPr>
        <w:t>.</w:t>
      </w:r>
      <w:r>
        <w:rPr>
          <w:rFonts w:ascii="微软雅黑" w:eastAsia="微软雅黑" w:hAnsi="微软雅黑" w:cs="微软雅黑" w:hint="eastAsia"/>
          <w:sz w:val="32"/>
          <w:szCs w:val="32"/>
        </w:rPr>
        <w:t>以下程序让初始位置为</w:t>
      </w:r>
      <w:r>
        <w:rPr>
          <w:rFonts w:ascii="微软雅黑" w:eastAsia="微软雅黑" w:hAnsi="微软雅黑" w:cs="微软雅黑" w:hint="eastAsia"/>
          <w:sz w:val="32"/>
          <w:szCs w:val="32"/>
        </w:rPr>
        <w:t>x:0</w:t>
      </w:r>
      <w:r>
        <w:rPr>
          <w:rFonts w:ascii="微软雅黑" w:eastAsia="微软雅黑" w:hAnsi="微软雅黑" w:cs="微软雅黑" w:hint="eastAsia"/>
          <w:sz w:val="32"/>
          <w:szCs w:val="32"/>
        </w:rPr>
        <w:t>，</w:t>
      </w:r>
      <w:r>
        <w:rPr>
          <w:rFonts w:ascii="微软雅黑" w:eastAsia="微软雅黑" w:hAnsi="微软雅黑" w:cs="微软雅黑" w:hint="eastAsia"/>
          <w:sz w:val="32"/>
          <w:szCs w:val="32"/>
        </w:rPr>
        <w:t>y:0</w:t>
      </w:r>
      <w:r>
        <w:rPr>
          <w:rFonts w:ascii="微软雅黑" w:eastAsia="微软雅黑" w:hAnsi="微软雅黑" w:cs="微软雅黑" w:hint="eastAsia"/>
          <w:sz w:val="32"/>
          <w:szCs w:val="32"/>
        </w:rPr>
        <w:t>的角色执行的效果是？</w:t>
      </w:r>
      <w:r>
        <w:rPr>
          <w:rFonts w:ascii="微软雅黑" w:eastAsia="微软雅黑" w:hAnsi="微软雅黑" w:cs="微软雅黑" w:hint="eastAsia"/>
          <w:sz w:val="32"/>
          <w:szCs w:val="32"/>
        </w:rPr>
        <w:t xml:space="preserve"> </w:t>
      </w:r>
      <w:proofErr w:type="gramStart"/>
      <w:r>
        <w:rPr>
          <w:rFonts w:ascii="微软雅黑" w:eastAsia="微软雅黑" w:hAnsi="微软雅黑" w:cs="微软雅黑" w:hint="eastAsia"/>
          <w:sz w:val="32"/>
          <w:szCs w:val="32"/>
        </w:rPr>
        <w:t xml:space="preserve">( </w:t>
      </w:r>
      <w:ins w:id="10" w:author="杨 淮生" w:date="2022-05-21T17:16:00Z">
        <w:r w:rsidR="00ED046A">
          <w:rPr>
            <w:rFonts w:ascii="微软雅黑" w:eastAsia="微软雅黑" w:hAnsi="微软雅黑" w:cs="微软雅黑"/>
            <w:sz w:val="32"/>
            <w:szCs w:val="32"/>
          </w:rPr>
          <w:t>A</w:t>
        </w:r>
      </w:ins>
      <w:proofErr w:type="gramEnd"/>
      <w:r>
        <w:rPr>
          <w:rFonts w:ascii="微软雅黑" w:eastAsia="微软雅黑" w:hAnsi="微软雅黑" w:cs="微软雅黑" w:hint="eastAsia"/>
          <w:sz w:val="32"/>
          <w:szCs w:val="32"/>
        </w:rPr>
        <w:t xml:space="preserve">   )</w:t>
      </w:r>
    </w:p>
    <w:p w14:paraId="205504A5" w14:textId="77777777" w:rsidR="003033E2" w:rsidRDefault="00086929">
      <w:pPr>
        <w:rPr>
          <w:rFonts w:ascii="微软雅黑" w:eastAsia="微软雅黑" w:hAnsi="微软雅黑" w:cs="微软雅黑"/>
          <w:sz w:val="32"/>
          <w:szCs w:val="32"/>
        </w:rPr>
      </w:pPr>
      <w:r>
        <w:rPr>
          <w:noProof/>
        </w:rPr>
        <w:lastRenderedPageBreak/>
        <w:drawing>
          <wp:inline distT="0" distB="0" distL="114300" distR="114300" wp14:anchorId="614F16E2" wp14:editId="322DCF1E">
            <wp:extent cx="2857500" cy="1504950"/>
            <wp:effectExtent l="0" t="0" r="0" b="6350"/>
            <wp:docPr id="3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6" descr="IMG_26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89FFFE9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A. </w:t>
      </w:r>
      <w:r>
        <w:rPr>
          <w:rFonts w:ascii="微软雅黑" w:eastAsia="微软雅黑" w:hAnsi="微软雅黑" w:cs="微软雅黑" w:hint="eastAsia"/>
          <w:sz w:val="28"/>
          <w:szCs w:val="28"/>
        </w:rPr>
        <w:t>向右边移动，然后播放声音</w:t>
      </w:r>
    </w:p>
    <w:p w14:paraId="2D2982E9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B. </w:t>
      </w:r>
      <w:r>
        <w:rPr>
          <w:rFonts w:ascii="微软雅黑" w:eastAsia="微软雅黑" w:hAnsi="微软雅黑" w:cs="微软雅黑" w:hint="eastAsia"/>
          <w:sz w:val="28"/>
          <w:szCs w:val="28"/>
        </w:rPr>
        <w:t>向右边移动同时播放声音</w:t>
      </w:r>
    </w:p>
    <w:p w14:paraId="2C8FE276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C. </w:t>
      </w:r>
      <w:r>
        <w:rPr>
          <w:rFonts w:ascii="微软雅黑" w:eastAsia="微软雅黑" w:hAnsi="微软雅黑" w:cs="微软雅黑" w:hint="eastAsia"/>
          <w:sz w:val="28"/>
          <w:szCs w:val="28"/>
        </w:rPr>
        <w:t>向左边移动，然后播放声音</w:t>
      </w:r>
    </w:p>
    <w:p w14:paraId="26EF9D17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D. </w:t>
      </w:r>
      <w:r>
        <w:rPr>
          <w:rFonts w:ascii="微软雅黑" w:eastAsia="微软雅黑" w:hAnsi="微软雅黑" w:cs="微软雅黑" w:hint="eastAsia"/>
          <w:sz w:val="28"/>
          <w:szCs w:val="28"/>
        </w:rPr>
        <w:t>向左边移动同时播放声音</w:t>
      </w:r>
    </w:p>
    <w:p w14:paraId="516A3520" w14:textId="77777777" w:rsidR="003033E2" w:rsidRDefault="003033E2">
      <w:pPr>
        <w:rPr>
          <w:rFonts w:ascii="微软雅黑" w:eastAsia="微软雅黑" w:hAnsi="微软雅黑" w:cs="微软雅黑"/>
          <w:sz w:val="28"/>
          <w:szCs w:val="28"/>
        </w:rPr>
      </w:pPr>
    </w:p>
    <w:p w14:paraId="7284E82F" w14:textId="77777777" w:rsidR="003033E2" w:rsidRDefault="00086929">
      <w:pPr>
        <w:rPr>
          <w:rFonts w:ascii="微软雅黑" w:eastAsia="微软雅黑" w:hAnsi="微软雅黑" w:cs="微软雅黑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7</w:t>
      </w:r>
      <w:r>
        <w:rPr>
          <w:rFonts w:ascii="微软雅黑" w:eastAsia="微软雅黑" w:hAnsi="微软雅黑" w:cs="微软雅黑" w:hint="eastAsia"/>
          <w:sz w:val="32"/>
          <w:szCs w:val="32"/>
        </w:rPr>
        <w:t>.</w:t>
      </w:r>
      <w:r>
        <w:rPr>
          <w:rFonts w:ascii="微软雅黑" w:eastAsia="微软雅黑" w:hAnsi="微软雅黑" w:cs="微软雅黑" w:hint="eastAsia"/>
          <w:sz w:val="32"/>
          <w:szCs w:val="32"/>
        </w:rPr>
        <w:t>如果要想判断两个角色是否相遇，需要用到哪个积木？</w:t>
      </w:r>
      <w:r>
        <w:rPr>
          <w:rFonts w:ascii="微软雅黑" w:eastAsia="微软雅黑" w:hAnsi="微软雅黑" w:cs="微软雅黑" w:hint="eastAsia"/>
          <w:sz w:val="32"/>
          <w:szCs w:val="32"/>
        </w:rPr>
        <w:t xml:space="preserve"> (    )</w:t>
      </w:r>
    </w:p>
    <w:p w14:paraId="6FCC51ED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A. </w:t>
      </w:r>
      <w:r>
        <w:rPr>
          <w:rFonts w:ascii="微软雅黑" w:eastAsia="微软雅黑" w:hAnsi="微软雅黑" w:cs="微软雅黑"/>
          <w:noProof/>
          <w:sz w:val="28"/>
          <w:szCs w:val="28"/>
        </w:rPr>
        <w:drawing>
          <wp:inline distT="0" distB="0" distL="0" distR="0" wp14:anchorId="226F84C5" wp14:editId="2B454F5C">
            <wp:extent cx="1926590" cy="646430"/>
            <wp:effectExtent l="0" t="0" r="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6590" cy="646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6FDEDF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B. </w:t>
      </w:r>
      <w:r>
        <w:rPr>
          <w:rFonts w:ascii="微软雅黑" w:eastAsia="微软雅黑" w:hAnsi="微软雅黑" w:cs="微软雅黑"/>
          <w:noProof/>
          <w:sz w:val="28"/>
          <w:szCs w:val="28"/>
        </w:rPr>
        <w:drawing>
          <wp:inline distT="0" distB="0" distL="0" distR="0" wp14:anchorId="1D025570" wp14:editId="7D947B6E">
            <wp:extent cx="1816735" cy="55499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6735" cy="554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C5C889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C. </w:t>
      </w:r>
      <w:r>
        <w:rPr>
          <w:rFonts w:ascii="微软雅黑" w:eastAsia="微软雅黑" w:hAnsi="微软雅黑" w:cs="微软雅黑"/>
          <w:noProof/>
          <w:sz w:val="28"/>
          <w:szCs w:val="28"/>
        </w:rPr>
        <w:drawing>
          <wp:inline distT="0" distB="0" distL="0" distR="0" wp14:anchorId="445031AF" wp14:editId="538ED0D4">
            <wp:extent cx="1945005" cy="628015"/>
            <wp:effectExtent l="0" t="0" r="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5005" cy="628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AAFA19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D. </w:t>
      </w:r>
      <w:r>
        <w:rPr>
          <w:rFonts w:ascii="微软雅黑" w:eastAsia="微软雅黑" w:hAnsi="微软雅黑" w:cs="微软雅黑"/>
          <w:noProof/>
          <w:sz w:val="28"/>
          <w:szCs w:val="28"/>
        </w:rPr>
        <w:drawing>
          <wp:inline distT="0" distB="0" distL="0" distR="0" wp14:anchorId="28EE2F15" wp14:editId="5490F8D7">
            <wp:extent cx="1706880" cy="494030"/>
            <wp:effectExtent l="0" t="0" r="762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6880" cy="494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49721D" w14:textId="77777777" w:rsidR="003033E2" w:rsidRDefault="003033E2">
      <w:pPr>
        <w:rPr>
          <w:rFonts w:ascii="微软雅黑" w:eastAsia="微软雅黑" w:hAnsi="微软雅黑" w:cs="微软雅黑"/>
          <w:sz w:val="28"/>
          <w:szCs w:val="28"/>
        </w:rPr>
      </w:pPr>
    </w:p>
    <w:p w14:paraId="7EABA4FD" w14:textId="77777777" w:rsidR="003033E2" w:rsidRDefault="00086929">
      <w:pPr>
        <w:rPr>
          <w:rFonts w:ascii="微软雅黑" w:eastAsia="微软雅黑" w:hAnsi="微软雅黑" w:cs="微软雅黑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8</w:t>
      </w:r>
      <w:r>
        <w:rPr>
          <w:rFonts w:ascii="微软雅黑" w:eastAsia="微软雅黑" w:hAnsi="微软雅黑" w:cs="微软雅黑" w:hint="eastAsia"/>
          <w:sz w:val="32"/>
          <w:szCs w:val="32"/>
        </w:rPr>
        <w:t>.</w:t>
      </w:r>
      <w:r>
        <w:rPr>
          <w:rFonts w:ascii="微软雅黑" w:eastAsia="微软雅黑" w:hAnsi="微软雅黑" w:cs="微软雅黑" w:hint="eastAsia"/>
          <w:sz w:val="32"/>
          <w:szCs w:val="32"/>
        </w:rPr>
        <w:t>以下能得出</w:t>
      </w:r>
      <w:r>
        <w:rPr>
          <w:rFonts w:ascii="微软雅黑" w:eastAsia="微软雅黑" w:hAnsi="微软雅黑" w:cs="微软雅黑" w:hint="eastAsia"/>
          <w:sz w:val="32"/>
          <w:szCs w:val="32"/>
        </w:rPr>
        <w:t>123</w:t>
      </w:r>
      <w:r>
        <w:rPr>
          <w:rFonts w:ascii="微软雅黑" w:eastAsia="微软雅黑" w:hAnsi="微软雅黑" w:cs="微软雅黑" w:hint="eastAsia"/>
          <w:sz w:val="32"/>
          <w:szCs w:val="32"/>
        </w:rPr>
        <w:t>个位数的积木块是</w:t>
      </w:r>
      <w:r>
        <w:rPr>
          <w:rFonts w:ascii="微软雅黑" w:eastAsia="微软雅黑" w:hAnsi="微软雅黑" w:cs="微软雅黑" w:hint="eastAsia"/>
          <w:sz w:val="32"/>
          <w:szCs w:val="32"/>
        </w:rPr>
        <w:t xml:space="preserve"> </w:t>
      </w:r>
      <w:r>
        <w:rPr>
          <w:rFonts w:ascii="微软雅黑" w:eastAsia="微软雅黑" w:hAnsi="微软雅黑" w:cs="微软雅黑" w:hint="eastAsia"/>
          <w:sz w:val="32"/>
          <w:szCs w:val="32"/>
        </w:rPr>
        <w:t>？</w:t>
      </w:r>
      <w:r>
        <w:rPr>
          <w:rFonts w:ascii="微软雅黑" w:eastAsia="微软雅黑" w:hAnsi="微软雅黑" w:cs="微软雅黑" w:hint="eastAsia"/>
          <w:sz w:val="32"/>
          <w:szCs w:val="32"/>
        </w:rPr>
        <w:t xml:space="preserve"> (    )</w:t>
      </w:r>
    </w:p>
    <w:p w14:paraId="19E571AD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lastRenderedPageBreak/>
        <w:t xml:space="preserve">A. </w:t>
      </w:r>
      <w:r>
        <w:rPr>
          <w:rFonts w:ascii="微软雅黑" w:eastAsia="微软雅黑" w:hAnsi="微软雅黑" w:cs="微软雅黑"/>
          <w:noProof/>
          <w:sz w:val="28"/>
          <w:szCs w:val="28"/>
        </w:rPr>
        <w:drawing>
          <wp:inline distT="0" distB="0" distL="114300" distR="114300" wp14:anchorId="58A7437E" wp14:editId="23D52E7D">
            <wp:extent cx="2381250" cy="733425"/>
            <wp:effectExtent l="0" t="0" r="0" b="9525"/>
            <wp:docPr id="42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1" descr="IMG_26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13084" cy="743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246C5C1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B. </w:t>
      </w:r>
      <w:r>
        <w:rPr>
          <w:rFonts w:ascii="微软雅黑" w:eastAsia="微软雅黑" w:hAnsi="微软雅黑" w:cs="微软雅黑"/>
          <w:noProof/>
          <w:sz w:val="28"/>
          <w:szCs w:val="28"/>
        </w:rPr>
        <w:drawing>
          <wp:inline distT="0" distB="0" distL="114300" distR="114300" wp14:anchorId="44653299" wp14:editId="7952F278">
            <wp:extent cx="2324100" cy="641350"/>
            <wp:effectExtent l="0" t="0" r="0" b="6350"/>
            <wp:docPr id="43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2" descr="IMG_26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35255" cy="644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01D30AA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C. </w:t>
      </w:r>
      <w:r>
        <w:rPr>
          <w:rFonts w:ascii="微软雅黑" w:eastAsia="微软雅黑" w:hAnsi="微软雅黑" w:cs="微软雅黑"/>
          <w:noProof/>
          <w:sz w:val="28"/>
          <w:szCs w:val="28"/>
        </w:rPr>
        <w:drawing>
          <wp:inline distT="0" distB="0" distL="114300" distR="114300" wp14:anchorId="7E2CCC18" wp14:editId="179EA125">
            <wp:extent cx="1588135" cy="711200"/>
            <wp:effectExtent l="0" t="0" r="0" b="0"/>
            <wp:docPr id="44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3" descr="IMG_26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58378" cy="74295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AE0C266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D. </w:t>
      </w: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 wp14:anchorId="3B98B5A0" wp14:editId="6C7C82E7">
            <wp:extent cx="1361440" cy="620395"/>
            <wp:effectExtent l="0" t="0" r="0" b="8255"/>
            <wp:docPr id="8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4" descr="IMG_26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18970" cy="64704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B8E9852" w14:textId="77777777" w:rsidR="003033E2" w:rsidRDefault="003033E2">
      <w:pPr>
        <w:rPr>
          <w:rFonts w:ascii="微软雅黑" w:eastAsia="微软雅黑" w:hAnsi="微软雅黑" w:cs="微软雅黑"/>
          <w:sz w:val="28"/>
          <w:szCs w:val="28"/>
        </w:rPr>
      </w:pPr>
    </w:p>
    <w:p w14:paraId="087676C1" w14:textId="77777777" w:rsidR="003033E2" w:rsidRDefault="00086929">
      <w:pPr>
        <w:rPr>
          <w:rFonts w:ascii="微软雅黑" w:eastAsia="微软雅黑" w:hAnsi="微软雅黑" w:cs="微软雅黑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9</w:t>
      </w:r>
      <w:r>
        <w:rPr>
          <w:rFonts w:ascii="微软雅黑" w:eastAsia="微软雅黑" w:hAnsi="微软雅黑" w:cs="微软雅黑" w:hint="eastAsia"/>
          <w:sz w:val="32"/>
          <w:szCs w:val="32"/>
        </w:rPr>
        <w:t>.</w:t>
      </w:r>
      <w:r>
        <w:rPr>
          <w:rFonts w:ascii="微软雅黑" w:eastAsia="微软雅黑" w:hAnsi="微软雅黑" w:cs="微软雅黑"/>
          <w:sz w:val="32"/>
          <w:szCs w:val="32"/>
        </w:rPr>
        <w:t xml:space="preserve"> </w:t>
      </w:r>
      <w:r>
        <w:rPr>
          <w:rFonts w:ascii="微软雅黑" w:eastAsia="微软雅黑" w:hAnsi="微软雅黑" w:cs="微软雅黑" w:hint="eastAsia"/>
          <w:sz w:val="32"/>
          <w:szCs w:val="32"/>
        </w:rPr>
        <w:t>小明放学以后需要走路回家，到家后开始做作业，如果用积木编程表示，可用“重复执行直到”积木，那么在积木的①②③位置处应该放的程序分别是？</w:t>
      </w:r>
      <w:r>
        <w:rPr>
          <w:rFonts w:ascii="微软雅黑" w:eastAsia="微软雅黑" w:hAnsi="微软雅黑" w:cs="微软雅黑" w:hint="eastAsia"/>
          <w:sz w:val="32"/>
          <w:szCs w:val="32"/>
        </w:rPr>
        <w:t xml:space="preserve"> (    )</w:t>
      </w:r>
    </w:p>
    <w:p w14:paraId="43B69258" w14:textId="77777777" w:rsidR="003033E2" w:rsidRDefault="00086929">
      <w:pPr>
        <w:rPr>
          <w:rFonts w:ascii="微软雅黑" w:eastAsia="微软雅黑" w:hAnsi="微软雅黑" w:cs="微软雅黑"/>
          <w:sz w:val="32"/>
          <w:szCs w:val="32"/>
        </w:rPr>
      </w:pPr>
      <w:r>
        <w:rPr>
          <w:noProof/>
        </w:rPr>
        <w:drawing>
          <wp:inline distT="0" distB="0" distL="114300" distR="114300" wp14:anchorId="7FB6D891" wp14:editId="249F2E3C">
            <wp:extent cx="2466975" cy="1914525"/>
            <wp:effectExtent l="0" t="0" r="9525" b="3175"/>
            <wp:docPr id="9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5" descr="IMG_27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E1917B4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A. </w:t>
      </w:r>
      <w:r>
        <w:rPr>
          <w:rFonts w:ascii="微软雅黑" w:eastAsia="微软雅黑" w:hAnsi="微软雅黑" w:cs="微软雅黑" w:hint="eastAsia"/>
          <w:sz w:val="28"/>
          <w:szCs w:val="28"/>
        </w:rPr>
        <w:t>回家，做作业，走路</w:t>
      </w:r>
    </w:p>
    <w:p w14:paraId="33AF3726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B. </w:t>
      </w:r>
      <w:r>
        <w:rPr>
          <w:rFonts w:ascii="微软雅黑" w:eastAsia="微软雅黑" w:hAnsi="微软雅黑" w:cs="微软雅黑" w:hint="eastAsia"/>
          <w:sz w:val="28"/>
          <w:szCs w:val="28"/>
        </w:rPr>
        <w:t>做作业，走路，回家</w:t>
      </w:r>
    </w:p>
    <w:p w14:paraId="63E36FB7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C. </w:t>
      </w:r>
      <w:r>
        <w:rPr>
          <w:rFonts w:ascii="微软雅黑" w:eastAsia="微软雅黑" w:hAnsi="微软雅黑" w:cs="微软雅黑" w:hint="eastAsia"/>
          <w:sz w:val="28"/>
          <w:szCs w:val="28"/>
        </w:rPr>
        <w:t>回家，走路，做作业</w:t>
      </w:r>
    </w:p>
    <w:p w14:paraId="2741A130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D. </w:t>
      </w:r>
      <w:r>
        <w:rPr>
          <w:rFonts w:ascii="微软雅黑" w:eastAsia="微软雅黑" w:hAnsi="微软雅黑" w:cs="微软雅黑" w:hint="eastAsia"/>
          <w:sz w:val="28"/>
          <w:szCs w:val="28"/>
        </w:rPr>
        <w:t>走路，回家，做作业</w:t>
      </w:r>
    </w:p>
    <w:p w14:paraId="1BD182E2" w14:textId="77777777" w:rsidR="003033E2" w:rsidRDefault="003033E2">
      <w:pPr>
        <w:rPr>
          <w:rFonts w:ascii="微软雅黑" w:eastAsia="微软雅黑" w:hAnsi="微软雅黑" w:cs="微软雅黑"/>
          <w:sz w:val="28"/>
          <w:szCs w:val="28"/>
        </w:rPr>
      </w:pPr>
    </w:p>
    <w:p w14:paraId="4F96E6C7" w14:textId="77777777" w:rsidR="003033E2" w:rsidRDefault="00086929">
      <w:pPr>
        <w:rPr>
          <w:rFonts w:ascii="微软雅黑" w:eastAsia="微软雅黑" w:hAnsi="微软雅黑" w:cs="微软雅黑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1</w:t>
      </w:r>
      <w:r>
        <w:rPr>
          <w:rFonts w:ascii="微软雅黑" w:eastAsia="微软雅黑" w:hAnsi="微软雅黑" w:cs="微软雅黑" w:hint="eastAsia"/>
          <w:sz w:val="32"/>
          <w:szCs w:val="32"/>
        </w:rPr>
        <w:t>0</w:t>
      </w:r>
      <w:r>
        <w:rPr>
          <w:rFonts w:ascii="微软雅黑" w:eastAsia="微软雅黑" w:hAnsi="微软雅黑" w:cs="微软雅黑" w:hint="eastAsia"/>
          <w:sz w:val="32"/>
          <w:szCs w:val="32"/>
        </w:rPr>
        <w:t>.</w:t>
      </w:r>
      <w:r>
        <w:rPr>
          <w:rFonts w:ascii="微软雅黑" w:eastAsia="微软雅黑" w:hAnsi="微软雅黑" w:cs="微软雅黑"/>
          <w:sz w:val="32"/>
          <w:szCs w:val="32"/>
        </w:rPr>
        <w:t xml:space="preserve"> </w:t>
      </w:r>
      <w:r>
        <w:rPr>
          <w:rFonts w:ascii="微软雅黑" w:eastAsia="微软雅黑" w:hAnsi="微软雅黑" w:cs="微软雅黑" w:hint="eastAsia"/>
          <w:sz w:val="32"/>
          <w:szCs w:val="32"/>
        </w:rPr>
        <w:t>以下程序执行后，画出的图形是？</w:t>
      </w:r>
      <w:r>
        <w:rPr>
          <w:rFonts w:ascii="微软雅黑" w:eastAsia="微软雅黑" w:hAnsi="微软雅黑" w:cs="微软雅黑" w:hint="eastAsia"/>
          <w:sz w:val="32"/>
          <w:szCs w:val="32"/>
        </w:rPr>
        <w:t xml:space="preserve"> (    )</w:t>
      </w:r>
    </w:p>
    <w:p w14:paraId="6B202F7D" w14:textId="77777777" w:rsidR="003033E2" w:rsidRDefault="00086929">
      <w:pPr>
        <w:rPr>
          <w:rFonts w:ascii="微软雅黑" w:eastAsia="微软雅黑" w:hAnsi="微软雅黑" w:cs="微软雅黑"/>
          <w:sz w:val="32"/>
          <w:szCs w:val="32"/>
        </w:rPr>
      </w:pPr>
      <w:r>
        <w:rPr>
          <w:noProof/>
        </w:rPr>
        <w:drawing>
          <wp:inline distT="0" distB="0" distL="114300" distR="114300" wp14:anchorId="09BD7B82" wp14:editId="4537D72F">
            <wp:extent cx="1905000" cy="3028950"/>
            <wp:effectExtent l="0" t="0" r="0" b="6350"/>
            <wp:docPr id="19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 descr="IMG_27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CCACE63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A. </w:t>
      </w:r>
      <w:r>
        <w:rPr>
          <w:rFonts w:ascii="微软雅黑" w:eastAsia="微软雅黑" w:hAnsi="微软雅黑" w:cs="微软雅黑" w:hint="eastAsia"/>
          <w:sz w:val="28"/>
          <w:szCs w:val="28"/>
        </w:rPr>
        <w:t>正三角形</w:t>
      </w:r>
    </w:p>
    <w:p w14:paraId="1B5C8F19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B. </w:t>
      </w:r>
      <w:r>
        <w:rPr>
          <w:rFonts w:ascii="微软雅黑" w:eastAsia="微软雅黑" w:hAnsi="微软雅黑" w:cs="微软雅黑" w:hint="eastAsia"/>
          <w:sz w:val="28"/>
          <w:szCs w:val="28"/>
        </w:rPr>
        <w:t>正四边形</w:t>
      </w:r>
    </w:p>
    <w:p w14:paraId="48EA7179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C. </w:t>
      </w:r>
      <w:r>
        <w:rPr>
          <w:rFonts w:ascii="微软雅黑" w:eastAsia="微软雅黑" w:hAnsi="微软雅黑" w:cs="微软雅黑" w:hint="eastAsia"/>
          <w:sz w:val="28"/>
          <w:szCs w:val="28"/>
        </w:rPr>
        <w:t>正六边形</w:t>
      </w:r>
    </w:p>
    <w:p w14:paraId="650FFC0E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D. </w:t>
      </w:r>
      <w:r>
        <w:rPr>
          <w:rFonts w:ascii="微软雅黑" w:eastAsia="微软雅黑" w:hAnsi="微软雅黑" w:cs="微软雅黑" w:hint="eastAsia"/>
          <w:sz w:val="28"/>
          <w:szCs w:val="28"/>
        </w:rPr>
        <w:t>正八边形</w:t>
      </w:r>
    </w:p>
    <w:p w14:paraId="3145A1C5" w14:textId="77777777" w:rsidR="003033E2" w:rsidRDefault="003033E2">
      <w:pPr>
        <w:rPr>
          <w:rFonts w:ascii="微软雅黑" w:eastAsia="微软雅黑" w:hAnsi="微软雅黑" w:cs="微软雅黑"/>
          <w:sz w:val="28"/>
          <w:szCs w:val="28"/>
        </w:rPr>
      </w:pPr>
    </w:p>
    <w:p w14:paraId="575BBFA2" w14:textId="77777777" w:rsidR="003033E2" w:rsidRDefault="003033E2">
      <w:pPr>
        <w:rPr>
          <w:rFonts w:ascii="微软雅黑" w:eastAsia="微软雅黑" w:hAnsi="微软雅黑" w:cs="微软雅黑"/>
          <w:sz w:val="28"/>
          <w:szCs w:val="28"/>
        </w:rPr>
      </w:pPr>
    </w:p>
    <w:p w14:paraId="75D3851C" w14:textId="77777777" w:rsidR="003033E2" w:rsidRDefault="00086929">
      <w:pPr>
        <w:rPr>
          <w:rFonts w:ascii="微软雅黑" w:eastAsia="微软雅黑" w:hAnsi="微软雅黑" w:cs="微软雅黑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1</w:t>
      </w:r>
      <w:r>
        <w:rPr>
          <w:rFonts w:ascii="微软雅黑" w:eastAsia="微软雅黑" w:hAnsi="微软雅黑" w:cs="微软雅黑" w:hint="eastAsia"/>
          <w:sz w:val="32"/>
          <w:szCs w:val="32"/>
        </w:rPr>
        <w:t>1</w:t>
      </w:r>
      <w:r>
        <w:rPr>
          <w:rFonts w:ascii="微软雅黑" w:eastAsia="微软雅黑" w:hAnsi="微软雅黑" w:cs="微软雅黑" w:hint="eastAsia"/>
          <w:sz w:val="32"/>
          <w:szCs w:val="32"/>
        </w:rPr>
        <w:t>.</w:t>
      </w:r>
      <w:r>
        <w:rPr>
          <w:rFonts w:ascii="微软雅黑" w:eastAsia="微软雅黑" w:hAnsi="微软雅黑" w:cs="微软雅黑"/>
          <w:sz w:val="32"/>
          <w:szCs w:val="32"/>
        </w:rPr>
        <w:t xml:space="preserve"> </w:t>
      </w:r>
      <w:r>
        <w:rPr>
          <w:rFonts w:ascii="微软雅黑" w:eastAsia="微软雅黑" w:hAnsi="微软雅黑" w:cs="微软雅黑" w:hint="eastAsia"/>
          <w:sz w:val="32"/>
          <w:szCs w:val="32"/>
        </w:rPr>
        <w:t>要实现按下空格键播放声音，正确的选项是？（</w:t>
      </w:r>
      <w:r>
        <w:rPr>
          <w:rFonts w:ascii="微软雅黑" w:eastAsia="微软雅黑" w:hAnsi="微软雅黑" w:cs="微软雅黑" w:hint="eastAsia"/>
          <w:sz w:val="32"/>
          <w:szCs w:val="32"/>
        </w:rPr>
        <w:t xml:space="preserve">   </w:t>
      </w:r>
      <w:r>
        <w:rPr>
          <w:rFonts w:ascii="微软雅黑" w:eastAsia="微软雅黑" w:hAnsi="微软雅黑" w:cs="微软雅黑" w:hint="eastAsia"/>
          <w:sz w:val="32"/>
          <w:szCs w:val="32"/>
        </w:rPr>
        <w:t>）</w:t>
      </w:r>
    </w:p>
    <w:p w14:paraId="4EA68C84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A. </w:t>
      </w: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 wp14:anchorId="0A46FF51" wp14:editId="60BD86B6">
            <wp:extent cx="2275840" cy="1584325"/>
            <wp:effectExtent l="0" t="0" r="0" b="0"/>
            <wp:docPr id="21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 descr="IMG_27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77993" cy="158548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6697BD8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lastRenderedPageBreak/>
        <w:t xml:space="preserve">B. </w:t>
      </w: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 wp14:anchorId="61E5EE79" wp14:editId="4CFA898C">
            <wp:extent cx="2103120" cy="1438275"/>
            <wp:effectExtent l="0" t="0" r="0" b="9525"/>
            <wp:docPr id="46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8" descr="IMG_27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24157" cy="145292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7C0E9C7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C. </w:t>
      </w: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 wp14:anchorId="427BA7C9" wp14:editId="1CE0A163">
            <wp:extent cx="2381250" cy="1543050"/>
            <wp:effectExtent l="0" t="0" r="6350" b="6350"/>
            <wp:docPr id="13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9" descr="IMG_27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ED56F1B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D. </w:t>
      </w: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 wp14:anchorId="709C24DC" wp14:editId="313EFA38">
            <wp:extent cx="2449195" cy="1322705"/>
            <wp:effectExtent l="0" t="0" r="8255" b="0"/>
            <wp:docPr id="10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0" descr="IMG_27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56855" cy="132670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D14235F" w14:textId="77777777" w:rsidR="003033E2" w:rsidRDefault="003033E2">
      <w:pPr>
        <w:rPr>
          <w:rFonts w:ascii="微软雅黑" w:eastAsia="微软雅黑" w:hAnsi="微软雅黑" w:cs="微软雅黑"/>
          <w:sz w:val="28"/>
          <w:szCs w:val="28"/>
        </w:rPr>
      </w:pPr>
    </w:p>
    <w:p w14:paraId="289DAEB5" w14:textId="77777777" w:rsidR="003033E2" w:rsidRDefault="00086929">
      <w:pPr>
        <w:rPr>
          <w:rFonts w:ascii="微软雅黑" w:eastAsia="微软雅黑" w:hAnsi="微软雅黑" w:cs="微软雅黑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1</w:t>
      </w:r>
      <w:r>
        <w:rPr>
          <w:rFonts w:ascii="微软雅黑" w:eastAsia="微软雅黑" w:hAnsi="微软雅黑" w:cs="微软雅黑" w:hint="eastAsia"/>
          <w:sz w:val="32"/>
          <w:szCs w:val="32"/>
        </w:rPr>
        <w:t>2</w:t>
      </w:r>
      <w:r>
        <w:rPr>
          <w:rFonts w:ascii="微软雅黑" w:eastAsia="微软雅黑" w:hAnsi="微软雅黑" w:cs="微软雅黑" w:hint="eastAsia"/>
          <w:sz w:val="32"/>
          <w:szCs w:val="32"/>
        </w:rPr>
        <w:t>.</w:t>
      </w:r>
      <w:r>
        <w:rPr>
          <w:rFonts w:ascii="微软雅黑" w:eastAsia="微软雅黑" w:hAnsi="微软雅黑" w:cs="微软雅黑"/>
          <w:sz w:val="32"/>
          <w:szCs w:val="32"/>
        </w:rPr>
        <w:t xml:space="preserve"> </w:t>
      </w:r>
      <w:r>
        <w:rPr>
          <w:rFonts w:ascii="微软雅黑" w:eastAsia="微软雅黑" w:hAnsi="微软雅黑" w:cs="微软雅黑" w:hint="eastAsia"/>
          <w:sz w:val="32"/>
          <w:szCs w:val="32"/>
        </w:rPr>
        <w:t>从</w:t>
      </w:r>
      <w:r>
        <w:rPr>
          <w:rFonts w:ascii="微软雅黑" w:eastAsia="微软雅黑" w:hAnsi="微软雅黑" w:cs="微软雅黑" w:hint="eastAsia"/>
          <w:sz w:val="32"/>
          <w:szCs w:val="32"/>
        </w:rPr>
        <w:t>A</w:t>
      </w:r>
      <w:r>
        <w:rPr>
          <w:rFonts w:ascii="微软雅黑" w:eastAsia="微软雅黑" w:hAnsi="微软雅黑" w:cs="微软雅黑" w:hint="eastAsia"/>
          <w:sz w:val="32"/>
          <w:szCs w:val="32"/>
        </w:rPr>
        <w:t>点出发走向</w:t>
      </w:r>
      <w:r>
        <w:rPr>
          <w:rFonts w:ascii="微软雅黑" w:eastAsia="微软雅黑" w:hAnsi="微软雅黑" w:cs="微软雅黑" w:hint="eastAsia"/>
          <w:sz w:val="32"/>
          <w:szCs w:val="32"/>
        </w:rPr>
        <w:t>B</w:t>
      </w:r>
      <w:r>
        <w:rPr>
          <w:rFonts w:ascii="微软雅黑" w:eastAsia="微软雅黑" w:hAnsi="微软雅黑" w:cs="微软雅黑" w:hint="eastAsia"/>
          <w:sz w:val="32"/>
          <w:szCs w:val="32"/>
        </w:rPr>
        <w:t>点，规定只能向上或向右走的情况下有多少种走法？</w:t>
      </w:r>
      <w:r>
        <w:rPr>
          <w:rFonts w:ascii="微软雅黑" w:eastAsia="微软雅黑" w:hAnsi="微软雅黑" w:cs="微软雅黑" w:hint="eastAsia"/>
          <w:sz w:val="32"/>
          <w:szCs w:val="32"/>
        </w:rPr>
        <w:t xml:space="preserve"> (    )</w:t>
      </w:r>
    </w:p>
    <w:p w14:paraId="44441C43" w14:textId="77777777" w:rsidR="003033E2" w:rsidRDefault="00086929">
      <w:pPr>
        <w:rPr>
          <w:rFonts w:ascii="微软雅黑" w:eastAsia="微软雅黑" w:hAnsi="微软雅黑" w:cs="微软雅黑"/>
          <w:sz w:val="32"/>
          <w:szCs w:val="32"/>
        </w:rPr>
      </w:pPr>
      <w:r>
        <w:rPr>
          <w:noProof/>
        </w:rPr>
        <w:drawing>
          <wp:inline distT="0" distB="0" distL="114300" distR="114300" wp14:anchorId="5811F834" wp14:editId="446BD621">
            <wp:extent cx="1295400" cy="752475"/>
            <wp:effectExtent l="0" t="0" r="0" b="9525"/>
            <wp:docPr id="23" name="图片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 descr="IMG_27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3FD0D43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/>
          <w:sz w:val="28"/>
          <w:szCs w:val="28"/>
        </w:rPr>
        <w:t>A. 5</w:t>
      </w:r>
    </w:p>
    <w:p w14:paraId="1DF26B6E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/>
          <w:sz w:val="28"/>
          <w:szCs w:val="28"/>
        </w:rPr>
        <w:t>B. 6</w:t>
      </w:r>
    </w:p>
    <w:p w14:paraId="78101541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/>
          <w:sz w:val="28"/>
          <w:szCs w:val="28"/>
        </w:rPr>
        <w:t>C. 7</w:t>
      </w:r>
    </w:p>
    <w:p w14:paraId="1C0C4498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/>
          <w:sz w:val="28"/>
          <w:szCs w:val="28"/>
        </w:rPr>
        <w:t>D. 8</w:t>
      </w:r>
    </w:p>
    <w:p w14:paraId="1DB036F0" w14:textId="77777777" w:rsidR="003033E2" w:rsidRDefault="003033E2">
      <w:pPr>
        <w:rPr>
          <w:rFonts w:ascii="微软雅黑" w:eastAsia="微软雅黑" w:hAnsi="微软雅黑" w:cs="微软雅黑"/>
          <w:sz w:val="28"/>
          <w:szCs w:val="28"/>
        </w:rPr>
      </w:pPr>
    </w:p>
    <w:p w14:paraId="0C38661D" w14:textId="77777777" w:rsidR="003033E2" w:rsidRDefault="00086929">
      <w:pPr>
        <w:rPr>
          <w:rFonts w:ascii="微软雅黑" w:eastAsia="微软雅黑" w:hAnsi="微软雅黑" w:cs="微软雅黑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1</w:t>
      </w:r>
      <w:r>
        <w:rPr>
          <w:rFonts w:ascii="微软雅黑" w:eastAsia="微软雅黑" w:hAnsi="微软雅黑" w:cs="微软雅黑" w:hint="eastAsia"/>
          <w:sz w:val="32"/>
          <w:szCs w:val="32"/>
        </w:rPr>
        <w:t>3</w:t>
      </w:r>
      <w:r>
        <w:rPr>
          <w:rFonts w:ascii="微软雅黑" w:eastAsia="微软雅黑" w:hAnsi="微软雅黑" w:cs="微软雅黑" w:hint="eastAsia"/>
          <w:sz w:val="32"/>
          <w:szCs w:val="32"/>
        </w:rPr>
        <w:t>.</w:t>
      </w:r>
      <w:r>
        <w:rPr>
          <w:rFonts w:ascii="微软雅黑" w:eastAsia="微软雅黑" w:hAnsi="微软雅黑" w:cs="微软雅黑"/>
          <w:sz w:val="32"/>
          <w:szCs w:val="32"/>
        </w:rPr>
        <w:t xml:space="preserve"> </w:t>
      </w:r>
      <w:r>
        <w:rPr>
          <w:rFonts w:ascii="微软雅黑" w:eastAsia="微软雅黑" w:hAnsi="微软雅黑" w:cs="微软雅黑" w:hint="eastAsia"/>
          <w:sz w:val="32"/>
          <w:szCs w:val="32"/>
        </w:rPr>
        <w:t>在设计弹跳小球运动时，我们通过键盘左右键移动蓝色的反弹板将小球弹出，小球碰到边缘后也反弹。在这个游戏中不会使用的指令积木是？</w:t>
      </w:r>
      <w:r>
        <w:rPr>
          <w:rFonts w:ascii="微软雅黑" w:eastAsia="微软雅黑" w:hAnsi="微软雅黑" w:cs="微软雅黑" w:hint="eastAsia"/>
          <w:sz w:val="32"/>
          <w:szCs w:val="32"/>
        </w:rPr>
        <w:t xml:space="preserve"> (    )</w:t>
      </w:r>
    </w:p>
    <w:p w14:paraId="6AB2209A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A. </w:t>
      </w:r>
      <w:r>
        <w:rPr>
          <w:rFonts w:ascii="微软雅黑" w:eastAsia="微软雅黑" w:hAnsi="微软雅黑" w:cs="微软雅黑" w:hint="eastAsia"/>
          <w:sz w:val="28"/>
          <w:szCs w:val="28"/>
        </w:rPr>
        <w:t>碰到舞台边缘</w:t>
      </w:r>
    </w:p>
    <w:p w14:paraId="4E99AB61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B. </w:t>
      </w:r>
      <w:r>
        <w:rPr>
          <w:rFonts w:ascii="微软雅黑" w:eastAsia="微软雅黑" w:hAnsi="微软雅黑" w:cs="微软雅黑" w:hint="eastAsia"/>
          <w:sz w:val="28"/>
          <w:szCs w:val="28"/>
        </w:rPr>
        <w:t>碰到蓝色</w:t>
      </w:r>
    </w:p>
    <w:p w14:paraId="7850969B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C. </w:t>
      </w:r>
      <w:r>
        <w:rPr>
          <w:rFonts w:ascii="微软雅黑" w:eastAsia="微软雅黑" w:hAnsi="微软雅黑" w:cs="微软雅黑" w:hint="eastAsia"/>
          <w:sz w:val="28"/>
          <w:szCs w:val="28"/>
        </w:rPr>
        <w:t>碰到反弹板</w:t>
      </w:r>
    </w:p>
    <w:p w14:paraId="46AEA781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D. </w:t>
      </w:r>
      <w:r>
        <w:rPr>
          <w:rFonts w:ascii="微软雅黑" w:eastAsia="微软雅黑" w:hAnsi="微软雅黑" w:cs="微软雅黑" w:hint="eastAsia"/>
          <w:sz w:val="28"/>
          <w:szCs w:val="28"/>
        </w:rPr>
        <w:t>移到鼠标位置</w:t>
      </w:r>
    </w:p>
    <w:p w14:paraId="355CC89F" w14:textId="77777777" w:rsidR="003033E2" w:rsidRDefault="003033E2">
      <w:pPr>
        <w:rPr>
          <w:rFonts w:ascii="微软雅黑" w:eastAsia="微软雅黑" w:hAnsi="微软雅黑" w:cs="微软雅黑"/>
          <w:sz w:val="28"/>
          <w:szCs w:val="28"/>
        </w:rPr>
      </w:pPr>
    </w:p>
    <w:p w14:paraId="43893D8D" w14:textId="77777777" w:rsidR="003033E2" w:rsidRDefault="00086929">
      <w:pPr>
        <w:rPr>
          <w:rFonts w:ascii="微软雅黑" w:eastAsia="微软雅黑" w:hAnsi="微软雅黑" w:cs="微软雅黑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1</w:t>
      </w:r>
      <w:r>
        <w:rPr>
          <w:rFonts w:ascii="微软雅黑" w:eastAsia="微软雅黑" w:hAnsi="微软雅黑" w:cs="微软雅黑" w:hint="eastAsia"/>
          <w:sz w:val="32"/>
          <w:szCs w:val="32"/>
        </w:rPr>
        <w:t>4</w:t>
      </w:r>
      <w:r>
        <w:rPr>
          <w:rFonts w:ascii="微软雅黑" w:eastAsia="微软雅黑" w:hAnsi="微软雅黑" w:cs="微软雅黑" w:hint="eastAsia"/>
          <w:sz w:val="32"/>
          <w:szCs w:val="32"/>
        </w:rPr>
        <w:t>.</w:t>
      </w:r>
      <w:r>
        <w:rPr>
          <w:rFonts w:ascii="微软雅黑" w:eastAsia="微软雅黑" w:hAnsi="微软雅黑" w:cs="微软雅黑"/>
          <w:sz w:val="32"/>
          <w:szCs w:val="32"/>
        </w:rPr>
        <w:t xml:space="preserve"> </w:t>
      </w:r>
      <w:r>
        <w:rPr>
          <w:rFonts w:ascii="微软雅黑" w:eastAsia="微软雅黑" w:hAnsi="微软雅黑" w:cs="微软雅黑" w:hint="eastAsia"/>
          <w:sz w:val="32"/>
          <w:szCs w:val="32"/>
        </w:rPr>
        <w:t>下列属于侦测模块的是（</w:t>
      </w:r>
      <w:r>
        <w:rPr>
          <w:rFonts w:ascii="微软雅黑" w:eastAsia="微软雅黑" w:hAnsi="微软雅黑" w:cs="微软雅黑" w:hint="eastAsia"/>
          <w:sz w:val="32"/>
          <w:szCs w:val="32"/>
        </w:rPr>
        <w:t xml:space="preserve"> </w:t>
      </w:r>
      <w:r>
        <w:rPr>
          <w:rFonts w:ascii="微软雅黑" w:eastAsia="微软雅黑" w:hAnsi="微软雅黑" w:cs="微软雅黑" w:hint="eastAsia"/>
          <w:sz w:val="32"/>
          <w:szCs w:val="32"/>
        </w:rPr>
        <w:t>）</w:t>
      </w:r>
    </w:p>
    <w:p w14:paraId="030B1023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A. </w:t>
      </w:r>
      <w:r>
        <w:rPr>
          <w:rFonts w:ascii="微软雅黑" w:eastAsia="微软雅黑" w:hAnsi="微软雅黑" w:cs="微软雅黑" w:hint="eastAsia"/>
          <w:sz w:val="28"/>
          <w:szCs w:val="28"/>
        </w:rPr>
        <w:t>等待</w:t>
      </w:r>
      <w:r>
        <w:rPr>
          <w:rFonts w:ascii="微软雅黑" w:eastAsia="微软雅黑" w:hAnsi="微软雅黑" w:cs="微软雅黑" w:hint="eastAsia"/>
          <w:sz w:val="28"/>
          <w:szCs w:val="28"/>
        </w:rPr>
        <w:t>2</w:t>
      </w:r>
      <w:r>
        <w:rPr>
          <w:rFonts w:ascii="微软雅黑" w:eastAsia="微软雅黑" w:hAnsi="微软雅黑" w:cs="微软雅黑" w:hint="eastAsia"/>
          <w:sz w:val="28"/>
          <w:szCs w:val="28"/>
        </w:rPr>
        <w:t>秒</w:t>
      </w:r>
    </w:p>
    <w:p w14:paraId="5A76ADE2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B. </w:t>
      </w:r>
      <w:r>
        <w:rPr>
          <w:rFonts w:ascii="微软雅黑" w:eastAsia="微软雅黑" w:hAnsi="微软雅黑" w:cs="微软雅黑" w:hint="eastAsia"/>
          <w:sz w:val="28"/>
          <w:szCs w:val="28"/>
        </w:rPr>
        <w:t>碰到鼠标指针</w:t>
      </w:r>
    </w:p>
    <w:p w14:paraId="15F9A686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C. </w:t>
      </w:r>
      <w:r>
        <w:rPr>
          <w:rFonts w:ascii="微软雅黑" w:eastAsia="微软雅黑" w:hAnsi="微软雅黑" w:cs="微软雅黑" w:hint="eastAsia"/>
          <w:sz w:val="28"/>
          <w:szCs w:val="28"/>
        </w:rPr>
        <w:t>碰到边缘就反弹</w:t>
      </w:r>
    </w:p>
    <w:p w14:paraId="257630FB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D. </w:t>
      </w:r>
      <w:r>
        <w:rPr>
          <w:rFonts w:ascii="微软雅黑" w:eastAsia="微软雅黑" w:hAnsi="微软雅黑" w:cs="微软雅黑" w:hint="eastAsia"/>
          <w:sz w:val="28"/>
          <w:szCs w:val="28"/>
        </w:rPr>
        <w:t>在</w:t>
      </w:r>
      <w:r>
        <w:rPr>
          <w:rFonts w:ascii="微软雅黑" w:eastAsia="微软雅黑" w:hAnsi="微软雅黑" w:cs="微软雅黑" w:hint="eastAsia"/>
          <w:sz w:val="28"/>
          <w:szCs w:val="28"/>
        </w:rPr>
        <w:t>1</w:t>
      </w:r>
      <w:r>
        <w:rPr>
          <w:rFonts w:ascii="微软雅黑" w:eastAsia="微软雅黑" w:hAnsi="微软雅黑" w:cs="微软雅黑" w:hint="eastAsia"/>
          <w:sz w:val="28"/>
          <w:szCs w:val="28"/>
        </w:rPr>
        <w:t>和</w:t>
      </w:r>
      <w:r>
        <w:rPr>
          <w:rFonts w:ascii="微软雅黑" w:eastAsia="微软雅黑" w:hAnsi="微软雅黑" w:cs="微软雅黑" w:hint="eastAsia"/>
          <w:sz w:val="28"/>
          <w:szCs w:val="28"/>
        </w:rPr>
        <w:t>10</w:t>
      </w:r>
      <w:r>
        <w:rPr>
          <w:rFonts w:ascii="微软雅黑" w:eastAsia="微软雅黑" w:hAnsi="微软雅黑" w:cs="微软雅黑" w:hint="eastAsia"/>
          <w:sz w:val="28"/>
          <w:szCs w:val="28"/>
        </w:rPr>
        <w:t>之间取随机数</w:t>
      </w:r>
    </w:p>
    <w:p w14:paraId="4241DFE8" w14:textId="77777777" w:rsidR="003033E2" w:rsidRDefault="003033E2">
      <w:pPr>
        <w:rPr>
          <w:rFonts w:ascii="微软雅黑" w:eastAsia="微软雅黑" w:hAnsi="微软雅黑" w:cs="微软雅黑"/>
          <w:sz w:val="28"/>
          <w:szCs w:val="28"/>
        </w:rPr>
      </w:pPr>
    </w:p>
    <w:p w14:paraId="74378F22" w14:textId="77777777" w:rsidR="003033E2" w:rsidRDefault="00086929">
      <w:pPr>
        <w:rPr>
          <w:rFonts w:ascii="微软雅黑" w:eastAsia="微软雅黑" w:hAnsi="微软雅黑" w:cs="微软雅黑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1</w:t>
      </w:r>
      <w:r>
        <w:rPr>
          <w:rFonts w:ascii="微软雅黑" w:eastAsia="微软雅黑" w:hAnsi="微软雅黑" w:cs="微软雅黑" w:hint="eastAsia"/>
          <w:sz w:val="32"/>
          <w:szCs w:val="32"/>
        </w:rPr>
        <w:t>5</w:t>
      </w:r>
      <w:r>
        <w:rPr>
          <w:rFonts w:ascii="微软雅黑" w:eastAsia="微软雅黑" w:hAnsi="微软雅黑" w:cs="微软雅黑" w:hint="eastAsia"/>
          <w:sz w:val="32"/>
          <w:szCs w:val="32"/>
        </w:rPr>
        <w:t>.</w:t>
      </w:r>
      <w:r>
        <w:rPr>
          <w:rFonts w:ascii="微软雅黑" w:eastAsia="微软雅黑" w:hAnsi="微软雅黑" w:cs="微软雅黑"/>
          <w:sz w:val="32"/>
          <w:szCs w:val="32"/>
        </w:rPr>
        <w:t xml:space="preserve"> </w:t>
      </w:r>
      <w:r>
        <w:rPr>
          <w:rFonts w:ascii="微软雅黑" w:eastAsia="微软雅黑" w:hAnsi="微软雅黑" w:cs="微软雅黑" w:hint="eastAsia"/>
          <w:sz w:val="32"/>
          <w:szCs w:val="32"/>
        </w:rPr>
        <w:t>游戏设计中，如果有多个程序终止条件：碰到地面，游戏失败结束；碰到炸弹，游戏失败结束。两个条件满足一项即可，如果把这两个条件用积木表达出来，正确的选项是？</w:t>
      </w:r>
      <w:r>
        <w:rPr>
          <w:rFonts w:ascii="微软雅黑" w:eastAsia="微软雅黑" w:hAnsi="微软雅黑" w:cs="微软雅黑" w:hint="eastAsia"/>
          <w:sz w:val="32"/>
          <w:szCs w:val="32"/>
        </w:rPr>
        <w:t xml:space="preserve"> (    )</w:t>
      </w:r>
    </w:p>
    <w:p w14:paraId="127B12FA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A. </w:t>
      </w:r>
      <w:r>
        <w:rPr>
          <w:rFonts w:ascii="微软雅黑" w:eastAsia="微软雅黑" w:hAnsi="微软雅黑" w:cs="微软雅黑"/>
          <w:noProof/>
          <w:sz w:val="28"/>
          <w:szCs w:val="28"/>
        </w:rPr>
        <w:drawing>
          <wp:inline distT="0" distB="0" distL="114300" distR="114300" wp14:anchorId="780297C3" wp14:editId="168503A3">
            <wp:extent cx="3333750" cy="581025"/>
            <wp:effectExtent l="0" t="0" r="6350" b="3175"/>
            <wp:docPr id="14" name="图片 22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2" descr="IMG_27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693AB9B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lastRenderedPageBreak/>
        <w:t xml:space="preserve">B. </w:t>
      </w:r>
      <w:r>
        <w:rPr>
          <w:rFonts w:ascii="微软雅黑" w:eastAsia="微软雅黑" w:hAnsi="微软雅黑" w:cs="微软雅黑"/>
          <w:noProof/>
          <w:sz w:val="28"/>
          <w:szCs w:val="28"/>
        </w:rPr>
        <w:drawing>
          <wp:inline distT="0" distB="0" distL="114300" distR="114300" wp14:anchorId="07E937FE" wp14:editId="1915D275">
            <wp:extent cx="3333750" cy="609600"/>
            <wp:effectExtent l="0" t="0" r="6350" b="0"/>
            <wp:docPr id="47" name="图片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3" descr="IMG_27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A2B2849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C. </w:t>
      </w:r>
      <w:r>
        <w:rPr>
          <w:rFonts w:ascii="微软雅黑" w:eastAsia="微软雅黑" w:hAnsi="微软雅黑" w:cs="微软雅黑"/>
          <w:noProof/>
          <w:sz w:val="28"/>
          <w:szCs w:val="28"/>
        </w:rPr>
        <w:drawing>
          <wp:inline distT="0" distB="0" distL="114300" distR="114300" wp14:anchorId="75379B68" wp14:editId="7151DADE">
            <wp:extent cx="2232660" cy="580390"/>
            <wp:effectExtent l="0" t="0" r="0" b="0"/>
            <wp:docPr id="11" name="图片 24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4" descr="IMG_27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46078" cy="609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4B53D3B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D. </w:t>
      </w: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 wp14:anchorId="6C465AAD" wp14:editId="62118B91">
            <wp:extent cx="3333750" cy="581025"/>
            <wp:effectExtent l="0" t="0" r="6350" b="3175"/>
            <wp:docPr id="12" name="图片 25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5" descr="IMG_28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7FAC990" w14:textId="77777777" w:rsidR="003033E2" w:rsidRDefault="003033E2">
      <w:pPr>
        <w:rPr>
          <w:rFonts w:ascii="微软雅黑" w:eastAsia="微软雅黑" w:hAnsi="微软雅黑" w:cs="微软雅黑"/>
          <w:sz w:val="28"/>
          <w:szCs w:val="28"/>
        </w:rPr>
      </w:pPr>
    </w:p>
    <w:p w14:paraId="4B137DF1" w14:textId="77777777" w:rsidR="003033E2" w:rsidRDefault="00086929">
      <w:pPr>
        <w:rPr>
          <w:rFonts w:ascii="微软雅黑" w:eastAsia="微软雅黑" w:hAnsi="微软雅黑" w:cs="微软雅黑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1</w:t>
      </w:r>
      <w:r>
        <w:rPr>
          <w:rFonts w:ascii="微软雅黑" w:eastAsia="微软雅黑" w:hAnsi="微软雅黑" w:cs="微软雅黑" w:hint="eastAsia"/>
          <w:sz w:val="32"/>
          <w:szCs w:val="32"/>
        </w:rPr>
        <w:t>6</w:t>
      </w:r>
      <w:r>
        <w:rPr>
          <w:rFonts w:ascii="微软雅黑" w:eastAsia="微软雅黑" w:hAnsi="微软雅黑" w:cs="微软雅黑" w:hint="eastAsia"/>
          <w:sz w:val="32"/>
          <w:szCs w:val="32"/>
        </w:rPr>
        <w:t>.</w:t>
      </w:r>
      <w:r>
        <w:rPr>
          <w:rFonts w:ascii="微软雅黑" w:eastAsia="微软雅黑" w:hAnsi="微软雅黑" w:cs="微软雅黑"/>
          <w:sz w:val="32"/>
          <w:szCs w:val="32"/>
        </w:rPr>
        <w:t xml:space="preserve"> </w:t>
      </w:r>
      <w:r>
        <w:rPr>
          <w:rFonts w:ascii="微软雅黑" w:eastAsia="微软雅黑" w:hAnsi="微软雅黑" w:cs="微软雅黑" w:hint="eastAsia"/>
          <w:sz w:val="32"/>
          <w:szCs w:val="32"/>
        </w:rPr>
        <w:t>以下哪个积木无法让初始位置</w:t>
      </w:r>
      <w:r>
        <w:rPr>
          <w:rFonts w:ascii="微软雅黑" w:eastAsia="微软雅黑" w:hAnsi="微软雅黑" w:cs="微软雅黑" w:hint="eastAsia"/>
          <w:sz w:val="32"/>
          <w:szCs w:val="32"/>
        </w:rPr>
        <w:t>x:0</w:t>
      </w:r>
      <w:r>
        <w:rPr>
          <w:rFonts w:ascii="微软雅黑" w:eastAsia="微软雅黑" w:hAnsi="微软雅黑" w:cs="微软雅黑" w:hint="eastAsia"/>
          <w:sz w:val="32"/>
          <w:szCs w:val="32"/>
        </w:rPr>
        <w:t>，</w:t>
      </w:r>
      <w:r>
        <w:rPr>
          <w:rFonts w:ascii="微软雅黑" w:eastAsia="微软雅黑" w:hAnsi="微软雅黑" w:cs="微软雅黑" w:hint="eastAsia"/>
          <w:sz w:val="32"/>
          <w:szCs w:val="32"/>
        </w:rPr>
        <w:t>y:0</w:t>
      </w:r>
      <w:r>
        <w:rPr>
          <w:rFonts w:ascii="微软雅黑" w:eastAsia="微软雅黑" w:hAnsi="微软雅黑" w:cs="微软雅黑" w:hint="eastAsia"/>
          <w:sz w:val="32"/>
          <w:szCs w:val="32"/>
        </w:rPr>
        <w:t>的角色向右移动？</w:t>
      </w:r>
      <w:r>
        <w:rPr>
          <w:rFonts w:ascii="微软雅黑" w:eastAsia="微软雅黑" w:hAnsi="微软雅黑" w:cs="微软雅黑" w:hint="eastAsia"/>
          <w:sz w:val="32"/>
          <w:szCs w:val="32"/>
        </w:rPr>
        <w:t xml:space="preserve"> (    )</w:t>
      </w:r>
    </w:p>
    <w:p w14:paraId="45D35E38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A. </w:t>
      </w: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 wp14:anchorId="56242918" wp14:editId="44495B61">
            <wp:extent cx="1467485" cy="748030"/>
            <wp:effectExtent l="0" t="0" r="0" b="0"/>
            <wp:docPr id="45" name="图片 26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6" descr="IMG_28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95494" cy="76270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8D251C0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B. </w:t>
      </w: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 wp14:anchorId="4D437406" wp14:editId="2FC6F794">
            <wp:extent cx="1558925" cy="647065"/>
            <wp:effectExtent l="0" t="0" r="3175" b="635"/>
            <wp:docPr id="48" name="图片 27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7" descr="IMG_28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00572" cy="66423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7971090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C. </w:t>
      </w: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 wp14:anchorId="7F14A3BB" wp14:editId="55DA3B43">
            <wp:extent cx="2887345" cy="663575"/>
            <wp:effectExtent l="0" t="0" r="0" b="3175"/>
            <wp:docPr id="49" name="图片 28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8" descr="IMG_28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62777" cy="68143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96327AD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D. </w:t>
      </w: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 wp14:anchorId="30205CC5" wp14:editId="6493CCD4">
            <wp:extent cx="1635760" cy="817880"/>
            <wp:effectExtent l="0" t="0" r="2540" b="1270"/>
            <wp:docPr id="50" name="图片 29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9" descr="IMG_28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61667" cy="83083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BF5D6A4" w14:textId="77777777" w:rsidR="003033E2" w:rsidRDefault="003033E2">
      <w:pPr>
        <w:rPr>
          <w:rFonts w:ascii="微软雅黑" w:eastAsia="微软雅黑" w:hAnsi="微软雅黑" w:cs="微软雅黑"/>
          <w:sz w:val="28"/>
          <w:szCs w:val="28"/>
        </w:rPr>
      </w:pPr>
    </w:p>
    <w:p w14:paraId="71380D4B" w14:textId="77777777" w:rsidR="003033E2" w:rsidRDefault="00086929">
      <w:pPr>
        <w:rPr>
          <w:rFonts w:ascii="微软雅黑" w:eastAsia="微软雅黑" w:hAnsi="微软雅黑" w:cs="微软雅黑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1</w:t>
      </w:r>
      <w:r>
        <w:rPr>
          <w:rFonts w:ascii="微软雅黑" w:eastAsia="微软雅黑" w:hAnsi="微软雅黑" w:cs="微软雅黑" w:hint="eastAsia"/>
          <w:sz w:val="32"/>
          <w:szCs w:val="32"/>
        </w:rPr>
        <w:t>7</w:t>
      </w:r>
      <w:r>
        <w:rPr>
          <w:rFonts w:ascii="微软雅黑" w:eastAsia="微软雅黑" w:hAnsi="微软雅黑" w:cs="微软雅黑" w:hint="eastAsia"/>
          <w:sz w:val="32"/>
          <w:szCs w:val="32"/>
        </w:rPr>
        <w:t>.</w:t>
      </w:r>
      <w:r>
        <w:rPr>
          <w:rFonts w:ascii="微软雅黑" w:eastAsia="微软雅黑" w:hAnsi="微软雅黑" w:cs="微软雅黑"/>
          <w:sz w:val="32"/>
          <w:szCs w:val="32"/>
        </w:rPr>
        <w:t xml:space="preserve"> </w:t>
      </w:r>
      <w:r>
        <w:rPr>
          <w:rFonts w:ascii="微软雅黑" w:eastAsia="微软雅黑" w:hAnsi="微软雅黑" w:cs="微软雅黑" w:hint="eastAsia"/>
          <w:sz w:val="32"/>
          <w:szCs w:val="32"/>
        </w:rPr>
        <w:t>数列</w:t>
      </w:r>
      <w:r>
        <w:rPr>
          <w:rFonts w:ascii="微软雅黑" w:eastAsia="微软雅黑" w:hAnsi="微软雅黑" w:cs="微软雅黑" w:hint="eastAsia"/>
          <w:sz w:val="32"/>
          <w:szCs w:val="32"/>
        </w:rPr>
        <w:t>1,3,7,13,21,31,43,57</w:t>
      </w:r>
      <w:r>
        <w:rPr>
          <w:rFonts w:ascii="微软雅黑" w:eastAsia="微软雅黑" w:hAnsi="微软雅黑" w:cs="微软雅黑" w:hint="eastAsia"/>
          <w:sz w:val="32"/>
          <w:szCs w:val="32"/>
        </w:rPr>
        <w:t>的下一项是多少？</w:t>
      </w:r>
      <w:r>
        <w:rPr>
          <w:rFonts w:ascii="微软雅黑" w:eastAsia="微软雅黑" w:hAnsi="微软雅黑" w:cs="微软雅黑" w:hint="eastAsia"/>
          <w:sz w:val="32"/>
          <w:szCs w:val="32"/>
        </w:rPr>
        <w:t xml:space="preserve"> (    )</w:t>
      </w:r>
    </w:p>
    <w:p w14:paraId="0E62ED89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/>
          <w:sz w:val="28"/>
          <w:szCs w:val="28"/>
        </w:rPr>
        <w:t>A. 71</w:t>
      </w:r>
    </w:p>
    <w:p w14:paraId="043F5AD8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/>
          <w:sz w:val="28"/>
          <w:szCs w:val="28"/>
        </w:rPr>
        <w:t>B. 73</w:t>
      </w:r>
    </w:p>
    <w:p w14:paraId="0D8CBB2E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/>
          <w:sz w:val="28"/>
          <w:szCs w:val="28"/>
        </w:rPr>
        <w:lastRenderedPageBreak/>
        <w:t>C. 75</w:t>
      </w:r>
    </w:p>
    <w:p w14:paraId="6AF59BB7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/>
          <w:sz w:val="28"/>
          <w:szCs w:val="28"/>
        </w:rPr>
        <w:t>D. 77</w:t>
      </w:r>
    </w:p>
    <w:p w14:paraId="6B63AAAC" w14:textId="77777777" w:rsidR="003033E2" w:rsidRDefault="003033E2">
      <w:pPr>
        <w:rPr>
          <w:rFonts w:ascii="微软雅黑" w:eastAsia="微软雅黑" w:hAnsi="微软雅黑" w:cs="微软雅黑"/>
          <w:sz w:val="28"/>
          <w:szCs w:val="28"/>
        </w:rPr>
      </w:pPr>
    </w:p>
    <w:p w14:paraId="6997779A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1</w:t>
      </w:r>
      <w:r>
        <w:rPr>
          <w:rFonts w:ascii="微软雅黑" w:eastAsia="微软雅黑" w:hAnsi="微软雅黑" w:cs="微软雅黑" w:hint="eastAsia"/>
          <w:sz w:val="32"/>
          <w:szCs w:val="32"/>
        </w:rPr>
        <w:t>8</w:t>
      </w:r>
      <w:r>
        <w:rPr>
          <w:rFonts w:ascii="微软雅黑" w:eastAsia="微软雅黑" w:hAnsi="微软雅黑" w:cs="微软雅黑" w:hint="eastAsia"/>
          <w:sz w:val="32"/>
          <w:szCs w:val="32"/>
        </w:rPr>
        <w:t>.</w:t>
      </w:r>
      <w:r>
        <w:rPr>
          <w:rFonts w:ascii="微软雅黑" w:eastAsia="微软雅黑" w:hAnsi="微软雅黑" w:cs="微软雅黑"/>
          <w:sz w:val="32"/>
          <w:szCs w:val="32"/>
        </w:rPr>
        <w:t xml:space="preserve"> </w:t>
      </w:r>
      <w:r>
        <w:rPr>
          <w:rFonts w:ascii="微软雅黑" w:eastAsia="微软雅黑" w:hAnsi="微软雅黑" w:cs="微软雅黑" w:hint="eastAsia"/>
          <w:sz w:val="32"/>
          <w:szCs w:val="32"/>
        </w:rPr>
        <w:t>以下哪个选项可以实现让角色跟随鼠标移动？</w:t>
      </w:r>
      <w:r>
        <w:rPr>
          <w:rFonts w:ascii="微软雅黑" w:eastAsia="微软雅黑" w:hAnsi="微软雅黑" w:cs="微软雅黑" w:hint="eastAsia"/>
          <w:sz w:val="32"/>
          <w:szCs w:val="32"/>
        </w:rPr>
        <w:t xml:space="preserve"> (    )</w:t>
      </w:r>
    </w:p>
    <w:p w14:paraId="72D4372B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A. </w:t>
      </w:r>
      <w:r>
        <w:rPr>
          <w:rFonts w:ascii="微软雅黑" w:eastAsia="微软雅黑" w:hAnsi="微软雅黑" w:cs="微软雅黑"/>
          <w:noProof/>
          <w:sz w:val="28"/>
          <w:szCs w:val="28"/>
        </w:rPr>
        <w:drawing>
          <wp:inline distT="0" distB="0" distL="114300" distR="114300" wp14:anchorId="1525C400" wp14:editId="64DCE573">
            <wp:extent cx="1549400" cy="1162050"/>
            <wp:effectExtent l="0" t="0" r="0" b="0"/>
            <wp:docPr id="51" name="图片 30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0" descr="IMG_28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64721" cy="1173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2555FDC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B. </w:t>
      </w:r>
      <w:r>
        <w:rPr>
          <w:rFonts w:ascii="微软雅黑" w:eastAsia="微软雅黑" w:hAnsi="微软雅黑" w:cs="微软雅黑"/>
          <w:noProof/>
          <w:sz w:val="28"/>
          <w:szCs w:val="28"/>
        </w:rPr>
        <w:drawing>
          <wp:inline distT="0" distB="0" distL="114300" distR="114300" wp14:anchorId="095B687D" wp14:editId="12C4329E">
            <wp:extent cx="1572895" cy="1187450"/>
            <wp:effectExtent l="0" t="0" r="8255" b="0"/>
            <wp:docPr id="52" name="图片 31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1" descr="IMG_28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99572" cy="1207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04B62D9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C. </w:t>
      </w:r>
      <w:r>
        <w:rPr>
          <w:rFonts w:ascii="微软雅黑" w:eastAsia="微软雅黑" w:hAnsi="微软雅黑" w:cs="微软雅黑"/>
          <w:noProof/>
          <w:sz w:val="28"/>
          <w:szCs w:val="28"/>
        </w:rPr>
        <w:drawing>
          <wp:inline distT="0" distB="0" distL="114300" distR="114300" wp14:anchorId="0BD69B83" wp14:editId="4318A856">
            <wp:extent cx="1573530" cy="1125855"/>
            <wp:effectExtent l="0" t="0" r="7620" b="0"/>
            <wp:docPr id="53" name="图片 32" descr="IMG_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2" descr="IMG_28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03492" cy="114759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71BF633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D. </w:t>
      </w:r>
      <w:r>
        <w:rPr>
          <w:rFonts w:ascii="微软雅黑" w:eastAsia="微软雅黑" w:hAnsi="微软雅黑" w:cs="微软雅黑"/>
          <w:noProof/>
          <w:sz w:val="28"/>
          <w:szCs w:val="28"/>
        </w:rPr>
        <w:drawing>
          <wp:inline distT="0" distB="0" distL="114300" distR="114300" wp14:anchorId="23FECA7A" wp14:editId="00AA7EFE">
            <wp:extent cx="2381250" cy="1152525"/>
            <wp:effectExtent l="0" t="0" r="6350" b="3175"/>
            <wp:docPr id="54" name="图片 33" descr="IMG_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3" descr="IMG_28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6C0D46C" w14:textId="77777777" w:rsidR="003033E2" w:rsidRDefault="003033E2">
      <w:pPr>
        <w:rPr>
          <w:rFonts w:ascii="微软雅黑" w:eastAsia="微软雅黑" w:hAnsi="微软雅黑" w:cs="微软雅黑"/>
          <w:sz w:val="28"/>
          <w:szCs w:val="28"/>
        </w:rPr>
      </w:pPr>
    </w:p>
    <w:p w14:paraId="0EA22188" w14:textId="77777777" w:rsidR="003033E2" w:rsidRDefault="00086929">
      <w:pPr>
        <w:rPr>
          <w:rFonts w:ascii="微软雅黑" w:eastAsia="微软雅黑" w:hAnsi="微软雅黑" w:cs="微软雅黑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19</w:t>
      </w:r>
      <w:r>
        <w:rPr>
          <w:rFonts w:ascii="微软雅黑" w:eastAsia="微软雅黑" w:hAnsi="微软雅黑" w:cs="微软雅黑" w:hint="eastAsia"/>
          <w:sz w:val="32"/>
          <w:szCs w:val="32"/>
        </w:rPr>
        <w:t>.</w:t>
      </w:r>
      <w:r>
        <w:rPr>
          <w:rFonts w:ascii="微软雅黑" w:eastAsia="微软雅黑" w:hAnsi="微软雅黑" w:cs="微软雅黑"/>
          <w:sz w:val="32"/>
          <w:szCs w:val="32"/>
        </w:rPr>
        <w:t xml:space="preserve"> </w:t>
      </w:r>
      <w:r>
        <w:rPr>
          <w:rFonts w:ascii="微软雅黑" w:eastAsia="微软雅黑" w:hAnsi="微软雅黑" w:cs="微软雅黑" w:hint="eastAsia"/>
          <w:sz w:val="32"/>
          <w:szCs w:val="32"/>
        </w:rPr>
        <w:t>如果要画出一个如下图形：重复</w:t>
      </w:r>
      <w:r>
        <w:rPr>
          <w:rFonts w:ascii="微软雅黑" w:eastAsia="微软雅黑" w:hAnsi="微软雅黑" w:cs="微软雅黑" w:hint="eastAsia"/>
          <w:sz w:val="32"/>
          <w:szCs w:val="32"/>
        </w:rPr>
        <w:t>12</w:t>
      </w:r>
      <w:r>
        <w:rPr>
          <w:rFonts w:ascii="微软雅黑" w:eastAsia="微软雅黑" w:hAnsi="微软雅黑" w:cs="微软雅黑" w:hint="eastAsia"/>
          <w:sz w:val="32"/>
          <w:szCs w:val="32"/>
        </w:rPr>
        <w:t>次画出一个渐变的环形线条。下列选项中是正确的代码片段是？</w:t>
      </w:r>
      <w:r>
        <w:rPr>
          <w:rFonts w:ascii="微软雅黑" w:eastAsia="微软雅黑" w:hAnsi="微软雅黑" w:cs="微软雅黑" w:hint="eastAsia"/>
          <w:sz w:val="32"/>
          <w:szCs w:val="32"/>
        </w:rPr>
        <w:t xml:space="preserve"> (    )</w:t>
      </w:r>
    </w:p>
    <w:p w14:paraId="7CED2044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noProof/>
        </w:rPr>
        <w:lastRenderedPageBreak/>
        <w:drawing>
          <wp:inline distT="0" distB="0" distL="114300" distR="114300" wp14:anchorId="27D6937E" wp14:editId="6DE50B9C">
            <wp:extent cx="2381250" cy="2228850"/>
            <wp:effectExtent l="0" t="0" r="6350" b="6350"/>
            <wp:docPr id="55" name="图片 34" descr="IMG_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4" descr="IMG_28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FFBC3F2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A. </w:t>
      </w: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 wp14:anchorId="06FB45EA" wp14:editId="70B5E2F8">
            <wp:extent cx="2381250" cy="2076450"/>
            <wp:effectExtent l="0" t="0" r="6350" b="6350"/>
            <wp:docPr id="56" name="图片 56" descr="IMG_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IMG_29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898DC79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B. </w:t>
      </w: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 wp14:anchorId="0CD13072" wp14:editId="503C2BB4">
            <wp:extent cx="1905000" cy="3143250"/>
            <wp:effectExtent l="0" t="0" r="0" b="6350"/>
            <wp:docPr id="57" name="图片 36" descr="IMG_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6" descr="IMG_29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B4F0BB0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lastRenderedPageBreak/>
        <w:t xml:space="preserve">C. </w:t>
      </w: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 wp14:anchorId="2F656B43" wp14:editId="60D0BF22">
            <wp:extent cx="2381250" cy="3086100"/>
            <wp:effectExtent l="0" t="0" r="6350" b="0"/>
            <wp:docPr id="58" name="图片 37" descr="IMG_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7" descr="IMG_29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28030D6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D. </w:t>
      </w: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 wp14:anchorId="4341545E" wp14:editId="3C4E6BE5">
            <wp:extent cx="2381250" cy="2400300"/>
            <wp:effectExtent l="0" t="0" r="6350" b="0"/>
            <wp:docPr id="59" name="图片 38" descr="IMG_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8" descr="IMG_29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ADE49AC" w14:textId="77777777" w:rsidR="003033E2" w:rsidRDefault="003033E2">
      <w:pPr>
        <w:rPr>
          <w:rFonts w:ascii="微软雅黑" w:eastAsia="微软雅黑" w:hAnsi="微软雅黑" w:cs="微软雅黑"/>
          <w:sz w:val="28"/>
          <w:szCs w:val="28"/>
        </w:rPr>
      </w:pPr>
    </w:p>
    <w:p w14:paraId="3CBD33B6" w14:textId="77777777" w:rsidR="003033E2" w:rsidRDefault="00086929">
      <w:pPr>
        <w:rPr>
          <w:rFonts w:ascii="微软雅黑" w:eastAsia="微软雅黑" w:hAnsi="微软雅黑" w:cs="微软雅黑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2</w:t>
      </w:r>
      <w:r>
        <w:rPr>
          <w:rFonts w:ascii="微软雅黑" w:eastAsia="微软雅黑" w:hAnsi="微软雅黑" w:cs="微软雅黑" w:hint="eastAsia"/>
          <w:sz w:val="32"/>
          <w:szCs w:val="32"/>
        </w:rPr>
        <w:t>0</w:t>
      </w:r>
      <w:r>
        <w:rPr>
          <w:rFonts w:ascii="微软雅黑" w:eastAsia="微软雅黑" w:hAnsi="微软雅黑" w:cs="微软雅黑" w:hint="eastAsia"/>
          <w:sz w:val="32"/>
          <w:szCs w:val="32"/>
        </w:rPr>
        <w:t>.</w:t>
      </w:r>
      <w:r>
        <w:rPr>
          <w:rFonts w:ascii="微软雅黑" w:eastAsia="微软雅黑" w:hAnsi="微软雅黑" w:cs="微软雅黑"/>
          <w:sz w:val="32"/>
          <w:szCs w:val="32"/>
        </w:rPr>
        <w:t xml:space="preserve"> </w:t>
      </w:r>
      <w:r>
        <w:rPr>
          <w:rFonts w:ascii="微软雅黑" w:eastAsia="微软雅黑" w:hAnsi="微软雅黑" w:cs="微软雅黑" w:hint="eastAsia"/>
          <w:sz w:val="32"/>
          <w:szCs w:val="32"/>
        </w:rPr>
        <w:t>在程序运行时不能用积木调整声音的</w:t>
      </w:r>
      <w:r>
        <w:rPr>
          <w:rFonts w:ascii="微软雅黑" w:eastAsia="微软雅黑" w:hAnsi="微软雅黑" w:cs="微软雅黑" w:hint="eastAsia"/>
          <w:sz w:val="32"/>
          <w:szCs w:val="32"/>
        </w:rPr>
        <w:t>(    )</w:t>
      </w:r>
    </w:p>
    <w:p w14:paraId="41759A12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A. </w:t>
      </w:r>
      <w:r>
        <w:rPr>
          <w:rFonts w:ascii="微软雅黑" w:eastAsia="微软雅黑" w:hAnsi="微软雅黑" w:cs="微软雅黑" w:hint="eastAsia"/>
          <w:sz w:val="28"/>
          <w:szCs w:val="28"/>
        </w:rPr>
        <w:t>音量</w:t>
      </w:r>
    </w:p>
    <w:p w14:paraId="57A46CEB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B. </w:t>
      </w:r>
      <w:r>
        <w:rPr>
          <w:rFonts w:ascii="微软雅黑" w:eastAsia="微软雅黑" w:hAnsi="微软雅黑" w:cs="微软雅黑" w:hint="eastAsia"/>
          <w:sz w:val="28"/>
          <w:szCs w:val="28"/>
        </w:rPr>
        <w:t>音调</w:t>
      </w:r>
    </w:p>
    <w:p w14:paraId="59F35F0B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C. </w:t>
      </w:r>
      <w:r>
        <w:rPr>
          <w:rFonts w:ascii="微软雅黑" w:eastAsia="微软雅黑" w:hAnsi="微软雅黑" w:cs="微软雅黑" w:hint="eastAsia"/>
          <w:sz w:val="28"/>
          <w:szCs w:val="28"/>
        </w:rPr>
        <w:t>左右平衡</w:t>
      </w:r>
    </w:p>
    <w:p w14:paraId="68920382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D. </w:t>
      </w:r>
      <w:r>
        <w:rPr>
          <w:rFonts w:ascii="微软雅黑" w:eastAsia="微软雅黑" w:hAnsi="微软雅黑" w:cs="微软雅黑" w:hint="eastAsia"/>
          <w:sz w:val="28"/>
          <w:szCs w:val="28"/>
        </w:rPr>
        <w:t>速度</w:t>
      </w:r>
    </w:p>
    <w:p w14:paraId="449D7C40" w14:textId="77777777" w:rsidR="003033E2" w:rsidRDefault="003033E2">
      <w:pPr>
        <w:rPr>
          <w:rFonts w:ascii="微软雅黑" w:eastAsia="微软雅黑" w:hAnsi="微软雅黑" w:cs="微软雅黑"/>
          <w:sz w:val="28"/>
          <w:szCs w:val="28"/>
        </w:rPr>
      </w:pPr>
    </w:p>
    <w:p w14:paraId="68B47DE9" w14:textId="77777777" w:rsidR="003033E2" w:rsidRDefault="00086929">
      <w:pPr>
        <w:rPr>
          <w:rFonts w:ascii="微软雅黑" w:eastAsia="微软雅黑" w:hAnsi="微软雅黑" w:cs="微软雅黑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lastRenderedPageBreak/>
        <w:t>2</w:t>
      </w:r>
      <w:r>
        <w:rPr>
          <w:rFonts w:ascii="微软雅黑" w:eastAsia="微软雅黑" w:hAnsi="微软雅黑" w:cs="微软雅黑" w:hint="eastAsia"/>
          <w:sz w:val="32"/>
          <w:szCs w:val="32"/>
        </w:rPr>
        <w:t>1</w:t>
      </w:r>
      <w:r>
        <w:rPr>
          <w:rFonts w:ascii="微软雅黑" w:eastAsia="微软雅黑" w:hAnsi="微软雅黑" w:cs="微软雅黑"/>
          <w:sz w:val="32"/>
          <w:szCs w:val="32"/>
        </w:rPr>
        <w:t xml:space="preserve">. </w:t>
      </w:r>
      <w:r>
        <w:rPr>
          <w:rFonts w:ascii="微软雅黑" w:eastAsia="微软雅黑" w:hAnsi="微软雅黑" w:cs="微软雅黑" w:hint="eastAsia"/>
          <w:sz w:val="32"/>
          <w:szCs w:val="32"/>
        </w:rPr>
        <w:t>Scratch</w:t>
      </w:r>
      <w:r>
        <w:rPr>
          <w:rFonts w:ascii="微软雅黑" w:eastAsia="微软雅黑" w:hAnsi="微软雅黑" w:cs="微软雅黑" w:hint="eastAsia"/>
          <w:sz w:val="32"/>
          <w:szCs w:val="32"/>
        </w:rPr>
        <w:t>可以检测到是否碰到某种颜色，请问这个积木块所属的模块是？</w:t>
      </w:r>
      <w:r>
        <w:rPr>
          <w:rFonts w:ascii="微软雅黑" w:eastAsia="微软雅黑" w:hAnsi="微软雅黑" w:cs="微软雅黑" w:hint="eastAsia"/>
          <w:sz w:val="32"/>
          <w:szCs w:val="32"/>
        </w:rPr>
        <w:t>( )</w:t>
      </w:r>
    </w:p>
    <w:p w14:paraId="6F4F4B9A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A. </w:t>
      </w:r>
      <w:r>
        <w:rPr>
          <w:rFonts w:ascii="微软雅黑" w:eastAsia="微软雅黑" w:hAnsi="微软雅黑" w:cs="微软雅黑" w:hint="eastAsia"/>
          <w:sz w:val="28"/>
          <w:szCs w:val="28"/>
        </w:rPr>
        <w:t>外观</w:t>
      </w:r>
    </w:p>
    <w:p w14:paraId="50144BBB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B. </w:t>
      </w:r>
      <w:r>
        <w:rPr>
          <w:rFonts w:ascii="微软雅黑" w:eastAsia="微软雅黑" w:hAnsi="微软雅黑" w:cs="微软雅黑" w:hint="eastAsia"/>
          <w:sz w:val="28"/>
          <w:szCs w:val="28"/>
        </w:rPr>
        <w:t>控制</w:t>
      </w:r>
    </w:p>
    <w:p w14:paraId="35AA1748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C. </w:t>
      </w:r>
      <w:r>
        <w:rPr>
          <w:rFonts w:ascii="微软雅黑" w:eastAsia="微软雅黑" w:hAnsi="微软雅黑" w:cs="微软雅黑" w:hint="eastAsia"/>
          <w:sz w:val="28"/>
          <w:szCs w:val="28"/>
        </w:rPr>
        <w:t>侦测</w:t>
      </w:r>
    </w:p>
    <w:p w14:paraId="594BF088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D. </w:t>
      </w:r>
      <w:r>
        <w:rPr>
          <w:rFonts w:ascii="微软雅黑" w:eastAsia="微软雅黑" w:hAnsi="微软雅黑" w:cs="微软雅黑" w:hint="eastAsia"/>
          <w:sz w:val="28"/>
          <w:szCs w:val="28"/>
        </w:rPr>
        <w:t>变量</w:t>
      </w:r>
    </w:p>
    <w:p w14:paraId="51578745" w14:textId="77777777" w:rsidR="003033E2" w:rsidRDefault="003033E2">
      <w:pPr>
        <w:rPr>
          <w:rFonts w:ascii="微软雅黑" w:eastAsia="微软雅黑" w:hAnsi="微软雅黑" w:cs="微软雅黑"/>
          <w:sz w:val="28"/>
          <w:szCs w:val="28"/>
        </w:rPr>
      </w:pPr>
    </w:p>
    <w:p w14:paraId="25ED3131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2</w:t>
      </w:r>
      <w:r>
        <w:rPr>
          <w:rFonts w:ascii="微软雅黑" w:eastAsia="微软雅黑" w:hAnsi="微软雅黑" w:cs="微软雅黑" w:hint="eastAsia"/>
          <w:sz w:val="32"/>
          <w:szCs w:val="32"/>
        </w:rPr>
        <w:t>2</w:t>
      </w:r>
      <w:r>
        <w:rPr>
          <w:rFonts w:ascii="微软雅黑" w:eastAsia="微软雅黑" w:hAnsi="微软雅黑" w:cs="微软雅黑" w:hint="eastAsia"/>
          <w:sz w:val="32"/>
          <w:szCs w:val="32"/>
        </w:rPr>
        <w:t>.</w:t>
      </w:r>
      <w:r>
        <w:rPr>
          <w:rFonts w:ascii="微软雅黑" w:eastAsia="微软雅黑" w:hAnsi="微软雅黑" w:cs="微软雅黑"/>
          <w:sz w:val="32"/>
          <w:szCs w:val="32"/>
        </w:rPr>
        <w:t xml:space="preserve"> </w:t>
      </w:r>
      <w:r>
        <w:rPr>
          <w:rFonts w:ascii="微软雅黑" w:eastAsia="微软雅黑" w:hAnsi="微软雅黑" w:cs="微软雅黑" w:hint="eastAsia"/>
          <w:sz w:val="32"/>
          <w:szCs w:val="32"/>
        </w:rPr>
        <w:t>女孩的身高在</w:t>
      </w:r>
      <w:r>
        <w:rPr>
          <w:rFonts w:ascii="微软雅黑" w:eastAsia="微软雅黑" w:hAnsi="微软雅黑" w:cs="微软雅黑" w:hint="eastAsia"/>
          <w:sz w:val="32"/>
          <w:szCs w:val="32"/>
        </w:rPr>
        <w:t>11</w:t>
      </w:r>
      <w:r>
        <w:rPr>
          <w:rFonts w:ascii="微软雅黑" w:eastAsia="微软雅黑" w:hAnsi="微软雅黑" w:cs="微软雅黑" w:hint="eastAsia"/>
          <w:sz w:val="32"/>
          <w:szCs w:val="32"/>
        </w:rPr>
        <w:t>岁到</w:t>
      </w:r>
      <w:r>
        <w:rPr>
          <w:rFonts w:ascii="微软雅黑" w:eastAsia="微软雅黑" w:hAnsi="微软雅黑" w:cs="微软雅黑" w:hint="eastAsia"/>
          <w:sz w:val="32"/>
          <w:szCs w:val="32"/>
        </w:rPr>
        <w:t>13</w:t>
      </w:r>
      <w:r>
        <w:rPr>
          <w:rFonts w:ascii="微软雅黑" w:eastAsia="微软雅黑" w:hAnsi="微软雅黑" w:cs="微软雅黑" w:hint="eastAsia"/>
          <w:sz w:val="32"/>
          <w:szCs w:val="32"/>
        </w:rPr>
        <w:t>岁之间生长最迅速，请问下面的哪个积木可以正确表达此年龄区间？（</w:t>
      </w:r>
      <w:r>
        <w:rPr>
          <w:rFonts w:ascii="微软雅黑" w:eastAsia="微软雅黑" w:hAnsi="微软雅黑" w:cs="微软雅黑" w:hint="eastAsia"/>
          <w:sz w:val="32"/>
          <w:szCs w:val="32"/>
        </w:rPr>
        <w:t xml:space="preserve">   </w:t>
      </w:r>
      <w:r>
        <w:rPr>
          <w:rFonts w:ascii="微软雅黑" w:eastAsia="微软雅黑" w:hAnsi="微软雅黑" w:cs="微软雅黑" w:hint="eastAsia"/>
          <w:sz w:val="32"/>
          <w:szCs w:val="32"/>
        </w:rPr>
        <w:t>）</w:t>
      </w:r>
    </w:p>
    <w:p w14:paraId="1784F773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A. </w:t>
      </w:r>
      <w:r>
        <w:rPr>
          <w:rFonts w:ascii="微软雅黑" w:eastAsia="微软雅黑" w:hAnsi="微软雅黑" w:cs="微软雅黑"/>
          <w:noProof/>
          <w:sz w:val="28"/>
          <w:szCs w:val="28"/>
        </w:rPr>
        <w:drawing>
          <wp:inline distT="0" distB="0" distL="114300" distR="114300" wp14:anchorId="278E108D" wp14:editId="101DBB54">
            <wp:extent cx="2857500" cy="447675"/>
            <wp:effectExtent l="0" t="0" r="0" b="9525"/>
            <wp:docPr id="60" name="图片 39" descr="IMG_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9" descr="IMG_29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315B7AA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B. </w:t>
      </w:r>
      <w:r>
        <w:rPr>
          <w:rFonts w:ascii="微软雅黑" w:eastAsia="微软雅黑" w:hAnsi="微软雅黑" w:cs="微软雅黑"/>
          <w:noProof/>
          <w:sz w:val="28"/>
          <w:szCs w:val="28"/>
        </w:rPr>
        <w:drawing>
          <wp:inline distT="0" distB="0" distL="114300" distR="114300" wp14:anchorId="5FA851A4" wp14:editId="5750EF65">
            <wp:extent cx="2857500" cy="466725"/>
            <wp:effectExtent l="0" t="0" r="0" b="3175"/>
            <wp:docPr id="61" name="图片 40" descr="IMG_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40" descr="IMG_29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333DA23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C. </w:t>
      </w:r>
      <w:r>
        <w:rPr>
          <w:rFonts w:ascii="微软雅黑" w:eastAsia="微软雅黑" w:hAnsi="微软雅黑" w:cs="微软雅黑"/>
          <w:noProof/>
          <w:sz w:val="28"/>
          <w:szCs w:val="28"/>
        </w:rPr>
        <w:drawing>
          <wp:inline distT="0" distB="0" distL="114300" distR="114300" wp14:anchorId="56FCE855" wp14:editId="3F69DB46">
            <wp:extent cx="2857500" cy="419100"/>
            <wp:effectExtent l="0" t="0" r="0" b="0"/>
            <wp:docPr id="63" name="图片 41" descr="IMG_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1" descr="IMG_29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7444157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D. </w:t>
      </w: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 wp14:anchorId="5B0DD077" wp14:editId="3C033C5F">
            <wp:extent cx="2857500" cy="419100"/>
            <wp:effectExtent l="0" t="0" r="0" b="0"/>
            <wp:docPr id="64" name="图片 42" descr="IMG_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42" descr="IMG_29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08B6B2A" w14:textId="77777777" w:rsidR="003033E2" w:rsidRDefault="003033E2">
      <w:pPr>
        <w:rPr>
          <w:rFonts w:ascii="微软雅黑" w:eastAsia="微软雅黑" w:hAnsi="微软雅黑" w:cs="微软雅黑"/>
          <w:sz w:val="28"/>
          <w:szCs w:val="28"/>
        </w:rPr>
      </w:pPr>
    </w:p>
    <w:p w14:paraId="5F9B0BD0" w14:textId="77777777" w:rsidR="003033E2" w:rsidRDefault="00086929">
      <w:pPr>
        <w:rPr>
          <w:rFonts w:ascii="微软雅黑" w:eastAsia="微软雅黑" w:hAnsi="微软雅黑" w:cs="微软雅黑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23</w:t>
      </w:r>
      <w:r>
        <w:rPr>
          <w:rFonts w:ascii="微软雅黑" w:eastAsia="微软雅黑" w:hAnsi="微软雅黑" w:cs="微软雅黑" w:hint="eastAsia"/>
          <w:sz w:val="32"/>
          <w:szCs w:val="32"/>
        </w:rPr>
        <w:t>.</w:t>
      </w:r>
      <w:r>
        <w:rPr>
          <w:rFonts w:ascii="微软雅黑" w:eastAsia="微软雅黑" w:hAnsi="微软雅黑" w:cs="微软雅黑"/>
          <w:sz w:val="32"/>
          <w:szCs w:val="32"/>
        </w:rPr>
        <w:t xml:space="preserve"> </w:t>
      </w:r>
      <w:r>
        <w:rPr>
          <w:rFonts w:ascii="微软雅黑" w:eastAsia="微软雅黑" w:hAnsi="微软雅黑" w:cs="微软雅黑" w:hint="eastAsia"/>
          <w:sz w:val="32"/>
          <w:szCs w:val="32"/>
        </w:rPr>
        <w:t>猫吃老鼠的游戏中，老鼠碰到</w:t>
      </w:r>
      <w:proofErr w:type="gramStart"/>
      <w:r>
        <w:rPr>
          <w:rFonts w:ascii="微软雅黑" w:eastAsia="微软雅黑" w:hAnsi="微软雅黑" w:cs="微软雅黑" w:hint="eastAsia"/>
          <w:sz w:val="32"/>
          <w:szCs w:val="32"/>
        </w:rPr>
        <w:t>猫之后</w:t>
      </w:r>
      <w:proofErr w:type="gramEnd"/>
      <w:r>
        <w:rPr>
          <w:rFonts w:ascii="微软雅黑" w:eastAsia="微软雅黑" w:hAnsi="微软雅黑" w:cs="微软雅黑" w:hint="eastAsia"/>
          <w:sz w:val="32"/>
          <w:szCs w:val="32"/>
        </w:rPr>
        <w:t>没有消失，代码如下，原因是？</w:t>
      </w:r>
      <w:r>
        <w:rPr>
          <w:rFonts w:ascii="微软雅黑" w:eastAsia="微软雅黑" w:hAnsi="微软雅黑" w:cs="微软雅黑" w:hint="eastAsia"/>
          <w:sz w:val="32"/>
          <w:szCs w:val="32"/>
        </w:rPr>
        <w:t xml:space="preserve"> (    )</w:t>
      </w:r>
    </w:p>
    <w:p w14:paraId="5A21176F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noProof/>
        </w:rPr>
        <w:lastRenderedPageBreak/>
        <w:drawing>
          <wp:inline distT="0" distB="0" distL="114300" distR="114300" wp14:anchorId="632FEBDD" wp14:editId="407877F1">
            <wp:extent cx="2381250" cy="2962275"/>
            <wp:effectExtent l="0" t="0" r="6350" b="9525"/>
            <wp:docPr id="65" name="图片 43" descr="IMG_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43" descr="IMG_29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28CD43E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A. </w:t>
      </w:r>
      <w:r>
        <w:rPr>
          <w:rFonts w:ascii="微软雅黑" w:eastAsia="微软雅黑" w:hAnsi="微软雅黑" w:cs="微软雅黑" w:hint="eastAsia"/>
          <w:sz w:val="28"/>
          <w:szCs w:val="28"/>
        </w:rPr>
        <w:t>侦测条件不对</w:t>
      </w:r>
    </w:p>
    <w:p w14:paraId="2FB71CFA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B. </w:t>
      </w:r>
      <w:r>
        <w:rPr>
          <w:rFonts w:ascii="微软雅黑" w:eastAsia="微软雅黑" w:hAnsi="微软雅黑" w:cs="微软雅黑" w:hint="eastAsia"/>
          <w:sz w:val="28"/>
          <w:szCs w:val="28"/>
        </w:rPr>
        <w:t>重复方式不对</w:t>
      </w:r>
    </w:p>
    <w:p w14:paraId="1EDF5D1E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C. </w:t>
      </w:r>
      <w:r>
        <w:rPr>
          <w:rFonts w:ascii="微软雅黑" w:eastAsia="微软雅黑" w:hAnsi="微软雅黑" w:cs="微软雅黑" w:hint="eastAsia"/>
          <w:sz w:val="28"/>
          <w:szCs w:val="28"/>
        </w:rPr>
        <w:t>事件方式不对</w:t>
      </w:r>
    </w:p>
    <w:p w14:paraId="7A040782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D. </w:t>
      </w:r>
      <w:r>
        <w:rPr>
          <w:rFonts w:ascii="微软雅黑" w:eastAsia="微软雅黑" w:hAnsi="微软雅黑" w:cs="微软雅黑" w:hint="eastAsia"/>
          <w:sz w:val="28"/>
          <w:szCs w:val="28"/>
        </w:rPr>
        <w:t>条件语句不对</w:t>
      </w:r>
    </w:p>
    <w:p w14:paraId="07A10E9A" w14:textId="77777777" w:rsidR="003033E2" w:rsidRDefault="003033E2">
      <w:pPr>
        <w:rPr>
          <w:rFonts w:ascii="微软雅黑" w:eastAsia="微软雅黑" w:hAnsi="微软雅黑" w:cs="微软雅黑"/>
          <w:sz w:val="28"/>
          <w:szCs w:val="28"/>
        </w:rPr>
      </w:pPr>
    </w:p>
    <w:p w14:paraId="48B9CD89" w14:textId="77777777" w:rsidR="003033E2" w:rsidRDefault="00086929">
      <w:pPr>
        <w:rPr>
          <w:rFonts w:ascii="微软雅黑" w:eastAsia="微软雅黑" w:hAnsi="微软雅黑" w:cs="微软雅黑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2</w:t>
      </w:r>
      <w:r>
        <w:rPr>
          <w:rFonts w:ascii="微软雅黑" w:eastAsia="微软雅黑" w:hAnsi="微软雅黑" w:cs="微软雅黑" w:hint="eastAsia"/>
          <w:sz w:val="32"/>
          <w:szCs w:val="32"/>
        </w:rPr>
        <w:t>4</w:t>
      </w:r>
      <w:r>
        <w:rPr>
          <w:rFonts w:ascii="微软雅黑" w:eastAsia="微软雅黑" w:hAnsi="微软雅黑" w:cs="微软雅黑" w:hint="eastAsia"/>
          <w:sz w:val="32"/>
          <w:szCs w:val="32"/>
        </w:rPr>
        <w:t>.</w:t>
      </w:r>
      <w:r>
        <w:rPr>
          <w:rFonts w:ascii="微软雅黑" w:eastAsia="微软雅黑" w:hAnsi="微软雅黑" w:cs="微软雅黑"/>
          <w:sz w:val="32"/>
          <w:szCs w:val="32"/>
        </w:rPr>
        <w:t xml:space="preserve"> </w:t>
      </w:r>
      <w:r>
        <w:rPr>
          <w:rFonts w:ascii="微软雅黑" w:eastAsia="微软雅黑" w:hAnsi="微软雅黑" w:cs="微软雅黑" w:hint="eastAsia"/>
          <w:sz w:val="32"/>
          <w:szCs w:val="32"/>
        </w:rPr>
        <w:t>当前角色有以下的造型，如果角色从造型</w:t>
      </w:r>
      <w:r>
        <w:rPr>
          <w:rFonts w:ascii="微软雅黑" w:eastAsia="微软雅黑" w:hAnsi="微软雅黑" w:cs="微软雅黑" w:hint="eastAsia"/>
          <w:sz w:val="32"/>
          <w:szCs w:val="32"/>
        </w:rPr>
        <w:t>1</w:t>
      </w:r>
      <w:r>
        <w:rPr>
          <w:rFonts w:ascii="微软雅黑" w:eastAsia="微软雅黑" w:hAnsi="微软雅黑" w:cs="微软雅黑" w:hint="eastAsia"/>
          <w:sz w:val="32"/>
          <w:szCs w:val="32"/>
        </w:rPr>
        <w:t>开始执行程序，最后会停留在几号造型？</w:t>
      </w:r>
      <w:r>
        <w:rPr>
          <w:rFonts w:ascii="微软雅黑" w:eastAsia="微软雅黑" w:hAnsi="微软雅黑" w:cs="微软雅黑" w:hint="eastAsia"/>
          <w:sz w:val="32"/>
          <w:szCs w:val="32"/>
        </w:rPr>
        <w:t xml:space="preserve"> (    )</w:t>
      </w:r>
    </w:p>
    <w:p w14:paraId="1B0EE553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noProof/>
        </w:rPr>
        <w:drawing>
          <wp:inline distT="0" distB="0" distL="114300" distR="114300" wp14:anchorId="689E3FA6" wp14:editId="19FCC11D">
            <wp:extent cx="3505200" cy="1533525"/>
            <wp:effectExtent l="0" t="0" r="0" b="3175"/>
            <wp:docPr id="66" name="图片 44" descr="IMG_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4" descr="IMG_29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/>
          <w:noProof/>
          <w:sz w:val="28"/>
          <w:szCs w:val="28"/>
        </w:rPr>
        <w:drawing>
          <wp:inline distT="0" distB="0" distL="0" distR="0" wp14:anchorId="1089280A" wp14:editId="78D1CB71">
            <wp:extent cx="1725295" cy="2036445"/>
            <wp:effectExtent l="0" t="0" r="8255" b="190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5295" cy="2036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8071DA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A. </w:t>
      </w:r>
      <w:r>
        <w:rPr>
          <w:rFonts w:ascii="微软雅黑" w:eastAsia="微软雅黑" w:hAnsi="微软雅黑" w:cs="微软雅黑" w:hint="eastAsia"/>
          <w:sz w:val="28"/>
          <w:szCs w:val="28"/>
        </w:rPr>
        <w:t>造型</w:t>
      </w:r>
      <w:r>
        <w:rPr>
          <w:rFonts w:ascii="微软雅黑" w:eastAsia="微软雅黑" w:hAnsi="微软雅黑" w:cs="微软雅黑" w:hint="eastAsia"/>
          <w:sz w:val="28"/>
          <w:szCs w:val="28"/>
        </w:rPr>
        <w:t>1</w:t>
      </w:r>
    </w:p>
    <w:p w14:paraId="4B9C83B9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lastRenderedPageBreak/>
        <w:t xml:space="preserve">B. </w:t>
      </w:r>
      <w:r>
        <w:rPr>
          <w:rFonts w:ascii="微软雅黑" w:eastAsia="微软雅黑" w:hAnsi="微软雅黑" w:cs="微软雅黑" w:hint="eastAsia"/>
          <w:sz w:val="28"/>
          <w:szCs w:val="28"/>
        </w:rPr>
        <w:t>造型</w:t>
      </w:r>
      <w:r>
        <w:rPr>
          <w:rFonts w:ascii="微软雅黑" w:eastAsia="微软雅黑" w:hAnsi="微软雅黑" w:cs="微软雅黑" w:hint="eastAsia"/>
          <w:sz w:val="28"/>
          <w:szCs w:val="28"/>
        </w:rPr>
        <w:t>2</w:t>
      </w:r>
    </w:p>
    <w:p w14:paraId="4E762DA4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C. </w:t>
      </w:r>
      <w:r>
        <w:rPr>
          <w:rFonts w:ascii="微软雅黑" w:eastAsia="微软雅黑" w:hAnsi="微软雅黑" w:cs="微软雅黑" w:hint="eastAsia"/>
          <w:sz w:val="28"/>
          <w:szCs w:val="28"/>
        </w:rPr>
        <w:t>造型</w:t>
      </w:r>
      <w:r>
        <w:rPr>
          <w:rFonts w:ascii="微软雅黑" w:eastAsia="微软雅黑" w:hAnsi="微软雅黑" w:cs="微软雅黑" w:hint="eastAsia"/>
          <w:sz w:val="28"/>
          <w:szCs w:val="28"/>
        </w:rPr>
        <w:t>3</w:t>
      </w:r>
    </w:p>
    <w:p w14:paraId="26C1D9D3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D. </w:t>
      </w:r>
      <w:r>
        <w:rPr>
          <w:rFonts w:ascii="微软雅黑" w:eastAsia="微软雅黑" w:hAnsi="微软雅黑" w:cs="微软雅黑" w:hint="eastAsia"/>
          <w:sz w:val="28"/>
          <w:szCs w:val="28"/>
        </w:rPr>
        <w:t>造型</w:t>
      </w:r>
      <w:r>
        <w:rPr>
          <w:rFonts w:ascii="微软雅黑" w:eastAsia="微软雅黑" w:hAnsi="微软雅黑" w:cs="微软雅黑" w:hint="eastAsia"/>
          <w:sz w:val="28"/>
          <w:szCs w:val="28"/>
        </w:rPr>
        <w:t>4</w:t>
      </w:r>
    </w:p>
    <w:p w14:paraId="75CE470B" w14:textId="77777777" w:rsidR="003033E2" w:rsidRDefault="003033E2">
      <w:pPr>
        <w:rPr>
          <w:rFonts w:ascii="微软雅黑" w:eastAsia="微软雅黑" w:hAnsi="微软雅黑" w:cs="微软雅黑"/>
          <w:sz w:val="28"/>
          <w:szCs w:val="28"/>
        </w:rPr>
      </w:pPr>
    </w:p>
    <w:p w14:paraId="05887792" w14:textId="77777777" w:rsidR="003033E2" w:rsidRDefault="00086929">
      <w:pPr>
        <w:rPr>
          <w:rFonts w:ascii="微软雅黑" w:eastAsia="微软雅黑" w:hAnsi="微软雅黑" w:cs="微软雅黑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二、判断题</w:t>
      </w:r>
      <w:r>
        <w:rPr>
          <w:rFonts w:ascii="微软雅黑" w:eastAsia="微软雅黑" w:hAnsi="微软雅黑" w:cs="微软雅黑" w:hint="eastAsia"/>
          <w:sz w:val="32"/>
          <w:szCs w:val="32"/>
        </w:rPr>
        <w:t>(</w:t>
      </w:r>
      <w:r>
        <w:rPr>
          <w:rFonts w:ascii="微软雅黑" w:eastAsia="微软雅黑" w:hAnsi="微软雅黑" w:cs="微软雅黑" w:hint="eastAsia"/>
          <w:sz w:val="32"/>
          <w:szCs w:val="32"/>
        </w:rPr>
        <w:t>共</w:t>
      </w:r>
      <w:r>
        <w:rPr>
          <w:rFonts w:ascii="微软雅黑" w:eastAsia="微软雅黑" w:hAnsi="微软雅黑" w:cs="微软雅黑" w:hint="eastAsia"/>
          <w:sz w:val="32"/>
          <w:szCs w:val="32"/>
        </w:rPr>
        <w:t>10</w:t>
      </w:r>
      <w:r>
        <w:rPr>
          <w:rFonts w:ascii="微软雅黑" w:eastAsia="微软雅黑" w:hAnsi="微软雅黑" w:cs="微软雅黑" w:hint="eastAsia"/>
          <w:sz w:val="32"/>
          <w:szCs w:val="32"/>
        </w:rPr>
        <w:t>题，每题</w:t>
      </w:r>
      <w:r>
        <w:rPr>
          <w:rFonts w:ascii="微软雅黑" w:eastAsia="微软雅黑" w:hAnsi="微软雅黑" w:cs="微软雅黑" w:hint="eastAsia"/>
          <w:sz w:val="32"/>
          <w:szCs w:val="32"/>
        </w:rPr>
        <w:t>2</w:t>
      </w:r>
      <w:r>
        <w:rPr>
          <w:rFonts w:ascii="微软雅黑" w:eastAsia="微软雅黑" w:hAnsi="微软雅黑" w:cs="微软雅黑" w:hint="eastAsia"/>
          <w:sz w:val="32"/>
          <w:szCs w:val="32"/>
        </w:rPr>
        <w:t>分，共</w:t>
      </w:r>
      <w:r>
        <w:rPr>
          <w:rFonts w:ascii="微软雅黑" w:eastAsia="微软雅黑" w:hAnsi="微软雅黑" w:cs="微软雅黑" w:hint="eastAsia"/>
          <w:sz w:val="32"/>
          <w:szCs w:val="32"/>
        </w:rPr>
        <w:t>20</w:t>
      </w:r>
      <w:r>
        <w:rPr>
          <w:rFonts w:ascii="微软雅黑" w:eastAsia="微软雅黑" w:hAnsi="微软雅黑" w:cs="微软雅黑" w:hint="eastAsia"/>
          <w:sz w:val="32"/>
          <w:szCs w:val="32"/>
        </w:rPr>
        <w:t>分</w:t>
      </w:r>
      <w:r>
        <w:rPr>
          <w:rFonts w:ascii="微软雅黑" w:eastAsia="微软雅黑" w:hAnsi="微软雅黑" w:cs="微软雅黑" w:hint="eastAsia"/>
          <w:sz w:val="32"/>
          <w:szCs w:val="32"/>
        </w:rPr>
        <w:t>)</w:t>
      </w:r>
    </w:p>
    <w:p w14:paraId="5F5FD834" w14:textId="77777777" w:rsidR="003033E2" w:rsidRDefault="00086929">
      <w:pPr>
        <w:rPr>
          <w:rFonts w:ascii="微软雅黑" w:eastAsia="微软雅黑" w:hAnsi="微软雅黑" w:cs="微软雅黑"/>
          <w:sz w:val="32"/>
          <w:szCs w:val="32"/>
        </w:rPr>
      </w:pPr>
      <w:r>
        <w:rPr>
          <w:rFonts w:ascii="微软雅黑" w:eastAsia="微软雅黑" w:hAnsi="微软雅黑" w:cs="微软雅黑"/>
          <w:sz w:val="32"/>
          <w:szCs w:val="32"/>
        </w:rPr>
        <w:t>2</w:t>
      </w:r>
      <w:r>
        <w:rPr>
          <w:rFonts w:ascii="微软雅黑" w:eastAsia="微软雅黑" w:hAnsi="微软雅黑" w:cs="微软雅黑" w:hint="eastAsia"/>
          <w:sz w:val="32"/>
          <w:szCs w:val="32"/>
        </w:rPr>
        <w:t>5</w:t>
      </w:r>
      <w:r>
        <w:rPr>
          <w:rFonts w:ascii="微软雅黑" w:eastAsia="微软雅黑" w:hAnsi="微软雅黑" w:cs="微软雅黑" w:hint="eastAsia"/>
          <w:sz w:val="32"/>
          <w:szCs w:val="32"/>
        </w:rPr>
        <w:t xml:space="preserve">. </w:t>
      </w:r>
      <w:r>
        <w:rPr>
          <w:rFonts w:ascii="微软雅黑" w:eastAsia="微软雅黑" w:hAnsi="微软雅黑" w:cs="微软雅黑" w:hint="eastAsia"/>
          <w:sz w:val="32"/>
          <w:szCs w:val="32"/>
        </w:rPr>
        <w:t>下面两个程序的运行结果一样？（</w:t>
      </w:r>
      <w:r>
        <w:rPr>
          <w:rFonts w:ascii="微软雅黑" w:eastAsia="微软雅黑" w:hAnsi="微软雅黑" w:cs="微软雅黑" w:hint="eastAsia"/>
          <w:sz w:val="32"/>
          <w:szCs w:val="32"/>
        </w:rPr>
        <w:t xml:space="preserve"> </w:t>
      </w:r>
      <w:r>
        <w:rPr>
          <w:rFonts w:ascii="微软雅黑" w:eastAsia="微软雅黑" w:hAnsi="微软雅黑" w:cs="微软雅黑" w:hint="eastAsia"/>
          <w:sz w:val="32"/>
          <w:szCs w:val="32"/>
        </w:rPr>
        <w:t>）</w:t>
      </w:r>
    </w:p>
    <w:p w14:paraId="7AF63D9F" w14:textId="77777777" w:rsidR="003033E2" w:rsidRDefault="00086929">
      <w:pPr>
        <w:rPr>
          <w:rFonts w:ascii="微软雅黑" w:eastAsia="微软雅黑" w:hAnsi="微软雅黑" w:cs="微软雅黑"/>
          <w:sz w:val="32"/>
          <w:szCs w:val="32"/>
        </w:rPr>
      </w:pPr>
      <w:r>
        <w:rPr>
          <w:noProof/>
        </w:rPr>
        <w:drawing>
          <wp:inline distT="0" distB="0" distL="114300" distR="114300" wp14:anchorId="237696A7" wp14:editId="177E4E07">
            <wp:extent cx="1905000" cy="2505075"/>
            <wp:effectExtent l="0" t="0" r="0" b="9525"/>
            <wp:docPr id="68" name="图片 46" descr="IMG_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46" descr="IMG_30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63840F59" wp14:editId="5C4DBAFF">
            <wp:extent cx="3291840" cy="1898015"/>
            <wp:effectExtent l="0" t="0" r="3810" b="6985"/>
            <wp:docPr id="69" name="图片 47" descr="IMG_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47" descr="IMG_30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08859" cy="190810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3A6EAD5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A. </w:t>
      </w:r>
      <w:r>
        <w:rPr>
          <w:rFonts w:ascii="微软雅黑" w:eastAsia="微软雅黑" w:hAnsi="微软雅黑" w:cs="微软雅黑" w:hint="eastAsia"/>
          <w:sz w:val="28"/>
          <w:szCs w:val="28"/>
        </w:rPr>
        <w:t>正确</w:t>
      </w:r>
    </w:p>
    <w:p w14:paraId="458BC0C6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B. </w:t>
      </w:r>
      <w:r>
        <w:rPr>
          <w:rFonts w:ascii="微软雅黑" w:eastAsia="微软雅黑" w:hAnsi="微软雅黑" w:cs="微软雅黑" w:hint="eastAsia"/>
          <w:sz w:val="28"/>
          <w:szCs w:val="28"/>
        </w:rPr>
        <w:t>错误</w:t>
      </w:r>
    </w:p>
    <w:p w14:paraId="1D6F4C24" w14:textId="77777777" w:rsidR="003033E2" w:rsidRDefault="003033E2">
      <w:pPr>
        <w:rPr>
          <w:rFonts w:ascii="微软雅黑" w:eastAsia="微软雅黑" w:hAnsi="微软雅黑" w:cs="微软雅黑"/>
          <w:sz w:val="28"/>
          <w:szCs w:val="28"/>
        </w:rPr>
      </w:pPr>
    </w:p>
    <w:p w14:paraId="51C8BD3F" w14:textId="77777777" w:rsidR="003033E2" w:rsidRDefault="00086929">
      <w:pPr>
        <w:rPr>
          <w:rFonts w:ascii="微软雅黑" w:eastAsia="微软雅黑" w:hAnsi="微软雅黑" w:cs="微软雅黑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2</w:t>
      </w:r>
      <w:r>
        <w:rPr>
          <w:rFonts w:ascii="微软雅黑" w:eastAsia="微软雅黑" w:hAnsi="微软雅黑" w:cs="微软雅黑" w:hint="eastAsia"/>
          <w:sz w:val="32"/>
          <w:szCs w:val="32"/>
        </w:rPr>
        <w:t>6</w:t>
      </w:r>
      <w:r>
        <w:rPr>
          <w:rFonts w:ascii="微软雅黑" w:eastAsia="微软雅黑" w:hAnsi="微软雅黑" w:cs="微软雅黑" w:hint="eastAsia"/>
          <w:sz w:val="32"/>
          <w:szCs w:val="32"/>
        </w:rPr>
        <w:t>.</w:t>
      </w:r>
      <w:r>
        <w:rPr>
          <w:rFonts w:ascii="微软雅黑" w:eastAsia="微软雅黑" w:hAnsi="微软雅黑" w:cs="微软雅黑"/>
          <w:sz w:val="32"/>
          <w:szCs w:val="32"/>
        </w:rPr>
        <w:t xml:space="preserve"> </w:t>
      </w:r>
      <w:r>
        <w:rPr>
          <w:rFonts w:ascii="微软雅黑" w:eastAsia="微软雅黑" w:hAnsi="微软雅黑" w:cs="微软雅黑" w:hint="eastAsia"/>
          <w:sz w:val="32"/>
          <w:szCs w:val="32"/>
        </w:rPr>
        <w:t>如果要改变画笔的颜色，除了设置颜色数值外还可以直接指定一个颜色。（</w:t>
      </w:r>
      <w:r>
        <w:rPr>
          <w:rFonts w:ascii="微软雅黑" w:eastAsia="微软雅黑" w:hAnsi="微软雅黑" w:cs="微软雅黑" w:hint="eastAsia"/>
          <w:sz w:val="32"/>
          <w:szCs w:val="32"/>
        </w:rPr>
        <w:t xml:space="preserve"> </w:t>
      </w:r>
      <w:r>
        <w:rPr>
          <w:rFonts w:ascii="微软雅黑" w:eastAsia="微软雅黑" w:hAnsi="微软雅黑" w:cs="微软雅黑" w:hint="eastAsia"/>
          <w:sz w:val="32"/>
          <w:szCs w:val="32"/>
        </w:rPr>
        <w:t>）</w:t>
      </w:r>
    </w:p>
    <w:p w14:paraId="1D10EE42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A. </w:t>
      </w:r>
      <w:r>
        <w:rPr>
          <w:rFonts w:ascii="微软雅黑" w:eastAsia="微软雅黑" w:hAnsi="微软雅黑" w:cs="微软雅黑" w:hint="eastAsia"/>
          <w:sz w:val="28"/>
          <w:szCs w:val="28"/>
        </w:rPr>
        <w:t>正确</w:t>
      </w:r>
    </w:p>
    <w:p w14:paraId="2D9121AF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B. </w:t>
      </w:r>
      <w:r>
        <w:rPr>
          <w:rFonts w:ascii="微软雅黑" w:eastAsia="微软雅黑" w:hAnsi="微软雅黑" w:cs="微软雅黑" w:hint="eastAsia"/>
          <w:sz w:val="28"/>
          <w:szCs w:val="28"/>
        </w:rPr>
        <w:t>错误</w:t>
      </w:r>
    </w:p>
    <w:p w14:paraId="33C609E5" w14:textId="77777777" w:rsidR="003033E2" w:rsidRDefault="003033E2">
      <w:pPr>
        <w:rPr>
          <w:rFonts w:ascii="微软雅黑" w:eastAsia="微软雅黑" w:hAnsi="微软雅黑" w:cs="微软雅黑"/>
          <w:sz w:val="28"/>
          <w:szCs w:val="28"/>
        </w:rPr>
      </w:pPr>
    </w:p>
    <w:p w14:paraId="4F766F6E" w14:textId="77777777" w:rsidR="003033E2" w:rsidRDefault="00086929">
      <w:pPr>
        <w:rPr>
          <w:rFonts w:ascii="微软雅黑" w:eastAsia="微软雅黑" w:hAnsi="微软雅黑" w:cs="微软雅黑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2</w:t>
      </w:r>
      <w:r>
        <w:rPr>
          <w:rFonts w:ascii="微软雅黑" w:eastAsia="微软雅黑" w:hAnsi="微软雅黑" w:cs="微软雅黑" w:hint="eastAsia"/>
          <w:sz w:val="32"/>
          <w:szCs w:val="32"/>
        </w:rPr>
        <w:t>7</w:t>
      </w:r>
      <w:r>
        <w:rPr>
          <w:rFonts w:ascii="微软雅黑" w:eastAsia="微软雅黑" w:hAnsi="微软雅黑" w:cs="微软雅黑" w:hint="eastAsia"/>
          <w:sz w:val="32"/>
          <w:szCs w:val="32"/>
        </w:rPr>
        <w:t>.</w:t>
      </w:r>
      <w:r>
        <w:rPr>
          <w:rFonts w:ascii="微软雅黑" w:eastAsia="微软雅黑" w:hAnsi="微软雅黑" w:cs="微软雅黑"/>
          <w:sz w:val="32"/>
          <w:szCs w:val="32"/>
        </w:rPr>
        <w:t xml:space="preserve"> </w:t>
      </w:r>
      <w:r>
        <w:rPr>
          <w:rFonts w:ascii="微软雅黑" w:eastAsia="微软雅黑" w:hAnsi="微软雅黑" w:cs="微软雅黑" w:hint="eastAsia"/>
          <w:sz w:val="32"/>
          <w:szCs w:val="32"/>
        </w:rPr>
        <w:t>保留小猫角色，选择一个新角色小狗</w:t>
      </w:r>
      <w:r>
        <w:rPr>
          <w:rFonts w:ascii="微软雅黑" w:eastAsia="微软雅黑" w:hAnsi="微软雅黑" w:cs="微软雅黑" w:hint="eastAsia"/>
          <w:sz w:val="32"/>
          <w:szCs w:val="32"/>
        </w:rPr>
        <w:t xml:space="preserve">Dog </w:t>
      </w:r>
      <w:r>
        <w:rPr>
          <w:rFonts w:ascii="微软雅黑" w:eastAsia="微软雅黑" w:hAnsi="微软雅黑" w:cs="微软雅黑" w:hint="eastAsia"/>
          <w:sz w:val="32"/>
          <w:szCs w:val="32"/>
        </w:rPr>
        <w:t>1</w:t>
      </w:r>
      <w:r>
        <w:rPr>
          <w:rFonts w:ascii="微软雅黑" w:eastAsia="微软雅黑" w:hAnsi="微软雅黑" w:cs="微软雅黑" w:hint="eastAsia"/>
          <w:sz w:val="32"/>
          <w:szCs w:val="32"/>
        </w:rPr>
        <w:t>，小狗不断</w:t>
      </w:r>
      <w:r>
        <w:rPr>
          <w:rFonts w:ascii="微软雅黑" w:eastAsia="微软雅黑" w:hAnsi="微软雅黑" w:cs="微软雅黑" w:hint="eastAsia"/>
          <w:sz w:val="32"/>
          <w:szCs w:val="32"/>
        </w:rPr>
        <w:lastRenderedPageBreak/>
        <w:t>移到随机位置，旋转画出正方形，碰到小猫就停止绘制正方形，这个程序可以使用重复执行直到这个积木。（</w:t>
      </w:r>
      <w:r>
        <w:rPr>
          <w:rFonts w:ascii="微软雅黑" w:eastAsia="微软雅黑" w:hAnsi="微软雅黑" w:cs="微软雅黑" w:hint="eastAsia"/>
          <w:sz w:val="32"/>
          <w:szCs w:val="32"/>
        </w:rPr>
        <w:t xml:space="preserve">    </w:t>
      </w:r>
      <w:r>
        <w:rPr>
          <w:rFonts w:ascii="微软雅黑" w:eastAsia="微软雅黑" w:hAnsi="微软雅黑" w:cs="微软雅黑" w:hint="eastAsia"/>
          <w:sz w:val="32"/>
          <w:szCs w:val="32"/>
        </w:rPr>
        <w:t>）</w:t>
      </w:r>
    </w:p>
    <w:p w14:paraId="0D9DB59E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A. </w:t>
      </w:r>
      <w:r>
        <w:rPr>
          <w:rFonts w:ascii="微软雅黑" w:eastAsia="微软雅黑" w:hAnsi="微软雅黑" w:cs="微软雅黑" w:hint="eastAsia"/>
          <w:sz w:val="28"/>
          <w:szCs w:val="28"/>
        </w:rPr>
        <w:t>正确</w:t>
      </w:r>
    </w:p>
    <w:p w14:paraId="764D1C07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B. </w:t>
      </w:r>
      <w:r>
        <w:rPr>
          <w:rFonts w:ascii="微软雅黑" w:eastAsia="微软雅黑" w:hAnsi="微软雅黑" w:cs="微软雅黑" w:hint="eastAsia"/>
          <w:sz w:val="28"/>
          <w:szCs w:val="28"/>
        </w:rPr>
        <w:t>错误</w:t>
      </w:r>
    </w:p>
    <w:p w14:paraId="07392A23" w14:textId="77777777" w:rsidR="003033E2" w:rsidRDefault="003033E2">
      <w:pPr>
        <w:rPr>
          <w:rFonts w:ascii="微软雅黑" w:eastAsia="微软雅黑" w:hAnsi="微软雅黑" w:cs="微软雅黑"/>
          <w:sz w:val="28"/>
          <w:szCs w:val="28"/>
        </w:rPr>
      </w:pPr>
    </w:p>
    <w:p w14:paraId="37124247" w14:textId="77777777" w:rsidR="003033E2" w:rsidRDefault="00086929">
      <w:pPr>
        <w:rPr>
          <w:rFonts w:ascii="微软雅黑" w:eastAsia="微软雅黑" w:hAnsi="微软雅黑" w:cs="微软雅黑"/>
          <w:sz w:val="32"/>
          <w:szCs w:val="32"/>
        </w:rPr>
      </w:pPr>
      <w:r>
        <w:rPr>
          <w:rFonts w:ascii="微软雅黑" w:eastAsia="微软雅黑" w:hAnsi="微软雅黑" w:cs="微软雅黑"/>
          <w:sz w:val="32"/>
          <w:szCs w:val="32"/>
        </w:rPr>
        <w:t>2</w:t>
      </w:r>
      <w:r>
        <w:rPr>
          <w:rFonts w:ascii="微软雅黑" w:eastAsia="微软雅黑" w:hAnsi="微软雅黑" w:cs="微软雅黑" w:hint="eastAsia"/>
          <w:sz w:val="32"/>
          <w:szCs w:val="32"/>
        </w:rPr>
        <w:t>8</w:t>
      </w:r>
      <w:r>
        <w:rPr>
          <w:rFonts w:ascii="微软雅黑" w:eastAsia="微软雅黑" w:hAnsi="微软雅黑" w:cs="微软雅黑" w:hint="eastAsia"/>
          <w:sz w:val="32"/>
          <w:szCs w:val="32"/>
        </w:rPr>
        <w:t>.</w:t>
      </w:r>
      <w:r>
        <w:rPr>
          <w:rFonts w:ascii="微软雅黑" w:eastAsia="微软雅黑" w:hAnsi="微软雅黑" w:cs="微软雅黑"/>
          <w:sz w:val="32"/>
          <w:szCs w:val="32"/>
        </w:rPr>
        <w:t xml:space="preserve"> </w:t>
      </w:r>
      <w:r>
        <w:rPr>
          <w:rFonts w:ascii="微软雅黑" w:eastAsia="微软雅黑" w:hAnsi="微软雅黑" w:cs="微软雅黑" w:hint="eastAsia"/>
          <w:sz w:val="32"/>
          <w:szCs w:val="32"/>
        </w:rPr>
        <w:t>下面程序可以让角色不停逆时针旋转。（</w:t>
      </w:r>
      <w:r>
        <w:rPr>
          <w:rFonts w:ascii="微软雅黑" w:eastAsia="微软雅黑" w:hAnsi="微软雅黑" w:cs="微软雅黑" w:hint="eastAsia"/>
          <w:sz w:val="32"/>
          <w:szCs w:val="32"/>
        </w:rPr>
        <w:t xml:space="preserve">    </w:t>
      </w:r>
      <w:r>
        <w:rPr>
          <w:rFonts w:ascii="微软雅黑" w:eastAsia="微软雅黑" w:hAnsi="微软雅黑" w:cs="微软雅黑" w:hint="eastAsia"/>
          <w:sz w:val="32"/>
          <w:szCs w:val="32"/>
        </w:rPr>
        <w:t>）</w:t>
      </w:r>
      <w:r>
        <w:rPr>
          <w:rFonts w:ascii="微软雅黑" w:eastAsia="微软雅黑" w:hAnsi="微软雅黑" w:cs="微软雅黑" w:hint="eastAsia"/>
          <w:sz w:val="32"/>
          <w:szCs w:val="32"/>
        </w:rPr>
        <w:t xml:space="preserve"> </w:t>
      </w:r>
    </w:p>
    <w:p w14:paraId="52857529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noProof/>
        </w:rPr>
        <w:drawing>
          <wp:inline distT="0" distB="0" distL="114300" distR="114300" wp14:anchorId="2D0BB788" wp14:editId="358CAFA7">
            <wp:extent cx="1828800" cy="2009775"/>
            <wp:effectExtent l="0" t="0" r="0" b="9525"/>
            <wp:docPr id="70" name="图片 48" descr="IMG_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48" descr="IMG_30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4EC77CA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A. </w:t>
      </w:r>
      <w:r>
        <w:rPr>
          <w:rFonts w:ascii="微软雅黑" w:eastAsia="微软雅黑" w:hAnsi="微软雅黑" w:cs="微软雅黑" w:hint="eastAsia"/>
          <w:sz w:val="28"/>
          <w:szCs w:val="28"/>
        </w:rPr>
        <w:t>正确</w:t>
      </w:r>
    </w:p>
    <w:p w14:paraId="5EBC6EAD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B. </w:t>
      </w:r>
      <w:r>
        <w:rPr>
          <w:rFonts w:ascii="微软雅黑" w:eastAsia="微软雅黑" w:hAnsi="微软雅黑" w:cs="微软雅黑" w:hint="eastAsia"/>
          <w:sz w:val="28"/>
          <w:szCs w:val="28"/>
        </w:rPr>
        <w:t>错误</w:t>
      </w:r>
    </w:p>
    <w:p w14:paraId="7DEECB12" w14:textId="77777777" w:rsidR="003033E2" w:rsidRDefault="003033E2">
      <w:pPr>
        <w:rPr>
          <w:rFonts w:ascii="微软雅黑" w:eastAsia="微软雅黑" w:hAnsi="微软雅黑" w:cs="微软雅黑"/>
          <w:sz w:val="28"/>
          <w:szCs w:val="28"/>
        </w:rPr>
      </w:pPr>
    </w:p>
    <w:p w14:paraId="4CF164C7" w14:textId="77777777" w:rsidR="003033E2" w:rsidRDefault="00086929">
      <w:pPr>
        <w:rPr>
          <w:rFonts w:ascii="微软雅黑" w:eastAsia="微软雅黑" w:hAnsi="微软雅黑" w:cs="微软雅黑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29</w:t>
      </w:r>
      <w:r>
        <w:rPr>
          <w:rFonts w:ascii="微软雅黑" w:eastAsia="微软雅黑" w:hAnsi="微软雅黑" w:cs="微软雅黑" w:hint="eastAsia"/>
          <w:sz w:val="32"/>
          <w:szCs w:val="32"/>
        </w:rPr>
        <w:t>.</w:t>
      </w:r>
      <w:r>
        <w:rPr>
          <w:rFonts w:ascii="微软雅黑" w:eastAsia="微软雅黑" w:hAnsi="微软雅黑" w:cs="微软雅黑"/>
          <w:sz w:val="32"/>
          <w:szCs w:val="32"/>
        </w:rPr>
        <w:t xml:space="preserve"> </w:t>
      </w:r>
      <w:r>
        <w:rPr>
          <w:rFonts w:ascii="微软雅黑" w:eastAsia="微软雅黑" w:hAnsi="微软雅黑" w:cs="微软雅黑" w:hint="eastAsia"/>
          <w:sz w:val="32"/>
          <w:szCs w:val="32"/>
        </w:rPr>
        <w:t>下面程序运行的结果是</w:t>
      </w:r>
      <w:r>
        <w:rPr>
          <w:rFonts w:ascii="微软雅黑" w:eastAsia="微软雅黑" w:hAnsi="微软雅黑" w:cs="微软雅黑" w:hint="eastAsia"/>
          <w:sz w:val="32"/>
          <w:szCs w:val="32"/>
        </w:rPr>
        <w:t>True</w:t>
      </w:r>
      <w:r>
        <w:rPr>
          <w:rFonts w:ascii="微软雅黑" w:eastAsia="微软雅黑" w:hAnsi="微软雅黑" w:cs="微软雅黑" w:hint="eastAsia"/>
          <w:sz w:val="32"/>
          <w:szCs w:val="32"/>
        </w:rPr>
        <w:t>。（</w:t>
      </w:r>
      <w:r>
        <w:rPr>
          <w:rFonts w:ascii="微软雅黑" w:eastAsia="微软雅黑" w:hAnsi="微软雅黑" w:cs="微软雅黑" w:hint="eastAsia"/>
          <w:sz w:val="32"/>
          <w:szCs w:val="32"/>
        </w:rPr>
        <w:t xml:space="preserve">    </w:t>
      </w:r>
      <w:r>
        <w:rPr>
          <w:rFonts w:ascii="微软雅黑" w:eastAsia="微软雅黑" w:hAnsi="微软雅黑" w:cs="微软雅黑" w:hint="eastAsia"/>
          <w:sz w:val="32"/>
          <w:szCs w:val="32"/>
        </w:rPr>
        <w:t>）</w:t>
      </w:r>
    </w:p>
    <w:p w14:paraId="63B40E37" w14:textId="77777777" w:rsidR="003033E2" w:rsidRDefault="00086929">
      <w:pPr>
        <w:rPr>
          <w:rFonts w:ascii="微软雅黑" w:eastAsia="微软雅黑" w:hAnsi="微软雅黑" w:cs="微软雅黑"/>
          <w:sz w:val="32"/>
          <w:szCs w:val="32"/>
        </w:rPr>
      </w:pPr>
      <w:r>
        <w:rPr>
          <w:noProof/>
        </w:rPr>
        <w:drawing>
          <wp:inline distT="0" distB="0" distL="114300" distR="114300" wp14:anchorId="713B6BF0" wp14:editId="0FA8C0F7">
            <wp:extent cx="2209800" cy="542925"/>
            <wp:effectExtent l="0" t="0" r="0" b="3175"/>
            <wp:docPr id="71" name="图片 71" descr="IMG_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IMG_30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D9251B7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A. </w:t>
      </w:r>
      <w:r>
        <w:rPr>
          <w:rFonts w:ascii="微软雅黑" w:eastAsia="微软雅黑" w:hAnsi="微软雅黑" w:cs="微软雅黑" w:hint="eastAsia"/>
          <w:sz w:val="28"/>
          <w:szCs w:val="28"/>
        </w:rPr>
        <w:t>正确</w:t>
      </w:r>
    </w:p>
    <w:p w14:paraId="41558504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B. </w:t>
      </w:r>
      <w:r>
        <w:rPr>
          <w:rFonts w:ascii="微软雅黑" w:eastAsia="微软雅黑" w:hAnsi="微软雅黑" w:cs="微软雅黑" w:hint="eastAsia"/>
          <w:sz w:val="28"/>
          <w:szCs w:val="28"/>
        </w:rPr>
        <w:t>错误</w:t>
      </w:r>
    </w:p>
    <w:p w14:paraId="08DCB263" w14:textId="77777777" w:rsidR="003033E2" w:rsidRDefault="003033E2">
      <w:pPr>
        <w:rPr>
          <w:rFonts w:ascii="微软雅黑" w:eastAsia="微软雅黑" w:hAnsi="微软雅黑" w:cs="微软雅黑"/>
          <w:sz w:val="28"/>
          <w:szCs w:val="28"/>
        </w:rPr>
      </w:pPr>
    </w:p>
    <w:p w14:paraId="15B441D4" w14:textId="77777777" w:rsidR="003033E2" w:rsidRDefault="00086929">
      <w:pPr>
        <w:rPr>
          <w:rFonts w:ascii="微软雅黑" w:eastAsia="微软雅黑" w:hAnsi="微软雅黑" w:cs="微软雅黑"/>
          <w:sz w:val="32"/>
          <w:szCs w:val="32"/>
        </w:rPr>
      </w:pPr>
      <w:r>
        <w:rPr>
          <w:rFonts w:ascii="微软雅黑" w:eastAsia="微软雅黑" w:hAnsi="微软雅黑" w:cs="微软雅黑"/>
          <w:sz w:val="32"/>
          <w:szCs w:val="32"/>
        </w:rPr>
        <w:t>3</w:t>
      </w:r>
      <w:r>
        <w:rPr>
          <w:rFonts w:ascii="微软雅黑" w:eastAsia="微软雅黑" w:hAnsi="微软雅黑" w:cs="微软雅黑" w:hint="eastAsia"/>
          <w:sz w:val="32"/>
          <w:szCs w:val="32"/>
        </w:rPr>
        <w:t>0</w:t>
      </w:r>
      <w:r>
        <w:rPr>
          <w:rFonts w:ascii="微软雅黑" w:eastAsia="微软雅黑" w:hAnsi="微软雅黑" w:cs="微软雅黑" w:hint="eastAsia"/>
          <w:sz w:val="32"/>
          <w:szCs w:val="32"/>
        </w:rPr>
        <w:t>.</w:t>
      </w:r>
      <w:r>
        <w:rPr>
          <w:rFonts w:ascii="微软雅黑" w:eastAsia="微软雅黑" w:hAnsi="微软雅黑" w:cs="微软雅黑"/>
          <w:sz w:val="32"/>
          <w:szCs w:val="32"/>
        </w:rPr>
        <w:t xml:space="preserve"> </w:t>
      </w:r>
      <w:r>
        <w:rPr>
          <w:rFonts w:ascii="微软雅黑" w:eastAsia="微软雅黑" w:hAnsi="微软雅黑" w:cs="微软雅黑" w:hint="eastAsia"/>
          <w:sz w:val="32"/>
          <w:szCs w:val="32"/>
        </w:rPr>
        <w:t>Scratch3.0</w:t>
      </w:r>
      <w:r>
        <w:rPr>
          <w:rFonts w:ascii="微软雅黑" w:eastAsia="微软雅黑" w:hAnsi="微软雅黑" w:cs="微软雅黑" w:hint="eastAsia"/>
          <w:sz w:val="32"/>
          <w:szCs w:val="32"/>
        </w:rPr>
        <w:t>中的声音处理非常方便。如果想要去除声音中间的</w:t>
      </w:r>
      <w:proofErr w:type="gramStart"/>
      <w:r>
        <w:rPr>
          <w:rFonts w:ascii="微软雅黑" w:eastAsia="微软雅黑" w:hAnsi="微软雅黑" w:cs="微软雅黑" w:hint="eastAsia"/>
          <w:sz w:val="32"/>
          <w:szCs w:val="32"/>
        </w:rPr>
        <w:t>一</w:t>
      </w:r>
      <w:proofErr w:type="gramEnd"/>
      <w:r>
        <w:rPr>
          <w:rFonts w:ascii="微软雅黑" w:eastAsia="微软雅黑" w:hAnsi="微软雅黑" w:cs="微软雅黑" w:hint="eastAsia"/>
          <w:sz w:val="32"/>
          <w:szCs w:val="32"/>
        </w:rPr>
        <w:t>小段，只需要点击“修剪”工具，然后选定要去除</w:t>
      </w:r>
      <w:r>
        <w:rPr>
          <w:rFonts w:ascii="微软雅黑" w:eastAsia="微软雅黑" w:hAnsi="微软雅黑" w:cs="微软雅黑" w:hint="eastAsia"/>
          <w:sz w:val="32"/>
          <w:szCs w:val="32"/>
        </w:rPr>
        <w:lastRenderedPageBreak/>
        <w:t>声音片段的左边界和右边界，点击“保存”即可。（</w:t>
      </w:r>
      <w:r>
        <w:rPr>
          <w:rFonts w:ascii="微软雅黑" w:eastAsia="微软雅黑" w:hAnsi="微软雅黑" w:cs="微软雅黑" w:hint="eastAsia"/>
          <w:sz w:val="32"/>
          <w:szCs w:val="32"/>
        </w:rPr>
        <w:t xml:space="preserve">    </w:t>
      </w:r>
      <w:r>
        <w:rPr>
          <w:rFonts w:ascii="微软雅黑" w:eastAsia="微软雅黑" w:hAnsi="微软雅黑" w:cs="微软雅黑" w:hint="eastAsia"/>
          <w:sz w:val="32"/>
          <w:szCs w:val="32"/>
        </w:rPr>
        <w:t>）</w:t>
      </w:r>
    </w:p>
    <w:p w14:paraId="3F4E2EE4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A. </w:t>
      </w:r>
      <w:r>
        <w:rPr>
          <w:rFonts w:ascii="微软雅黑" w:eastAsia="微软雅黑" w:hAnsi="微软雅黑" w:cs="微软雅黑" w:hint="eastAsia"/>
          <w:sz w:val="28"/>
          <w:szCs w:val="28"/>
        </w:rPr>
        <w:t>正确</w:t>
      </w:r>
    </w:p>
    <w:p w14:paraId="3569C89B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B. </w:t>
      </w:r>
      <w:r>
        <w:rPr>
          <w:rFonts w:ascii="微软雅黑" w:eastAsia="微软雅黑" w:hAnsi="微软雅黑" w:cs="微软雅黑" w:hint="eastAsia"/>
          <w:sz w:val="28"/>
          <w:szCs w:val="28"/>
        </w:rPr>
        <w:t>错误</w:t>
      </w:r>
    </w:p>
    <w:p w14:paraId="3641ABBD" w14:textId="77777777" w:rsidR="003033E2" w:rsidRDefault="003033E2">
      <w:pPr>
        <w:rPr>
          <w:rFonts w:ascii="微软雅黑" w:eastAsia="微软雅黑" w:hAnsi="微软雅黑" w:cs="微软雅黑"/>
          <w:sz w:val="28"/>
          <w:szCs w:val="28"/>
        </w:rPr>
      </w:pPr>
    </w:p>
    <w:p w14:paraId="10664BCD" w14:textId="77777777" w:rsidR="003033E2" w:rsidRDefault="00086929">
      <w:pPr>
        <w:rPr>
          <w:rFonts w:ascii="微软雅黑" w:eastAsia="微软雅黑" w:hAnsi="微软雅黑" w:cs="微软雅黑"/>
          <w:sz w:val="32"/>
          <w:szCs w:val="32"/>
        </w:rPr>
      </w:pPr>
      <w:r>
        <w:rPr>
          <w:rFonts w:ascii="微软雅黑" w:eastAsia="微软雅黑" w:hAnsi="微软雅黑" w:cs="微软雅黑"/>
          <w:sz w:val="32"/>
          <w:szCs w:val="32"/>
        </w:rPr>
        <w:t>3</w:t>
      </w:r>
      <w:r>
        <w:rPr>
          <w:rFonts w:ascii="微软雅黑" w:eastAsia="微软雅黑" w:hAnsi="微软雅黑" w:cs="微软雅黑" w:hint="eastAsia"/>
          <w:sz w:val="32"/>
          <w:szCs w:val="32"/>
        </w:rPr>
        <w:t>1</w:t>
      </w:r>
      <w:r>
        <w:rPr>
          <w:rFonts w:ascii="微软雅黑" w:eastAsia="微软雅黑" w:hAnsi="微软雅黑" w:cs="微软雅黑" w:hint="eastAsia"/>
          <w:sz w:val="32"/>
          <w:szCs w:val="32"/>
        </w:rPr>
        <w:t>.</w:t>
      </w:r>
      <w:r>
        <w:rPr>
          <w:rFonts w:ascii="微软雅黑" w:eastAsia="微软雅黑" w:hAnsi="微软雅黑" w:cs="微软雅黑"/>
          <w:sz w:val="32"/>
          <w:szCs w:val="32"/>
        </w:rPr>
        <w:t xml:space="preserve"> </w:t>
      </w:r>
      <w:r>
        <w:rPr>
          <w:rFonts w:ascii="微软雅黑" w:eastAsia="微软雅黑" w:hAnsi="微软雅黑" w:cs="微软雅黑" w:hint="eastAsia"/>
          <w:sz w:val="32"/>
          <w:szCs w:val="32"/>
        </w:rPr>
        <w:t>角色当前坐标为</w:t>
      </w:r>
      <w:r>
        <w:rPr>
          <w:rFonts w:ascii="微软雅黑" w:eastAsia="微软雅黑" w:hAnsi="微软雅黑" w:cs="微软雅黑" w:hint="eastAsia"/>
          <w:sz w:val="32"/>
          <w:szCs w:val="32"/>
        </w:rPr>
        <w:t>x:0,y:0,</w:t>
      </w:r>
      <w:r>
        <w:rPr>
          <w:rFonts w:ascii="微软雅黑" w:eastAsia="微软雅黑" w:hAnsi="微软雅黑" w:cs="微软雅黑" w:hint="eastAsia"/>
          <w:sz w:val="32"/>
          <w:szCs w:val="32"/>
        </w:rPr>
        <w:t>当按下空格键后，本角色会向上移动。（</w:t>
      </w:r>
      <w:r>
        <w:rPr>
          <w:rFonts w:ascii="微软雅黑" w:eastAsia="微软雅黑" w:hAnsi="微软雅黑" w:cs="微软雅黑" w:hint="eastAsia"/>
          <w:sz w:val="32"/>
          <w:szCs w:val="32"/>
        </w:rPr>
        <w:t xml:space="preserve">  </w:t>
      </w:r>
      <w:r>
        <w:rPr>
          <w:rFonts w:ascii="微软雅黑" w:eastAsia="微软雅黑" w:hAnsi="微软雅黑" w:cs="微软雅黑" w:hint="eastAsia"/>
          <w:sz w:val="32"/>
          <w:szCs w:val="32"/>
        </w:rPr>
        <w:t>）</w:t>
      </w:r>
    </w:p>
    <w:p w14:paraId="3F76BEA8" w14:textId="77777777" w:rsidR="003033E2" w:rsidRDefault="00086929">
      <w:pPr>
        <w:rPr>
          <w:rFonts w:ascii="微软雅黑" w:eastAsia="微软雅黑" w:hAnsi="微软雅黑" w:cs="微软雅黑"/>
          <w:sz w:val="32"/>
          <w:szCs w:val="32"/>
        </w:rPr>
      </w:pPr>
      <w:r>
        <w:rPr>
          <w:noProof/>
        </w:rPr>
        <w:drawing>
          <wp:inline distT="0" distB="0" distL="114300" distR="114300" wp14:anchorId="57FF7110" wp14:editId="7DA14887">
            <wp:extent cx="2857500" cy="1152525"/>
            <wp:effectExtent l="0" t="0" r="0" b="3175"/>
            <wp:docPr id="72" name="图片 50" descr="IMG_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50" descr="IMG_30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97CFBF0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A. </w:t>
      </w:r>
      <w:r>
        <w:rPr>
          <w:rFonts w:ascii="微软雅黑" w:eastAsia="微软雅黑" w:hAnsi="微软雅黑" w:cs="微软雅黑" w:hint="eastAsia"/>
          <w:sz w:val="28"/>
          <w:szCs w:val="28"/>
        </w:rPr>
        <w:t>正确</w:t>
      </w:r>
    </w:p>
    <w:p w14:paraId="5AD9F5E9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B. </w:t>
      </w:r>
      <w:r>
        <w:rPr>
          <w:rFonts w:ascii="微软雅黑" w:eastAsia="微软雅黑" w:hAnsi="微软雅黑" w:cs="微软雅黑" w:hint="eastAsia"/>
          <w:sz w:val="28"/>
          <w:szCs w:val="28"/>
        </w:rPr>
        <w:t>错误</w:t>
      </w:r>
    </w:p>
    <w:p w14:paraId="76BBCFAC" w14:textId="77777777" w:rsidR="003033E2" w:rsidRDefault="003033E2">
      <w:pPr>
        <w:rPr>
          <w:rFonts w:ascii="微软雅黑" w:eastAsia="微软雅黑" w:hAnsi="微软雅黑" w:cs="微软雅黑"/>
          <w:sz w:val="28"/>
          <w:szCs w:val="28"/>
        </w:rPr>
      </w:pPr>
    </w:p>
    <w:p w14:paraId="1E1AE622" w14:textId="77777777" w:rsidR="003033E2" w:rsidRDefault="00086929">
      <w:pPr>
        <w:rPr>
          <w:rFonts w:ascii="微软雅黑" w:eastAsia="微软雅黑" w:hAnsi="微软雅黑" w:cs="微软雅黑"/>
          <w:sz w:val="32"/>
          <w:szCs w:val="32"/>
        </w:rPr>
      </w:pPr>
      <w:r>
        <w:rPr>
          <w:rFonts w:ascii="微软雅黑" w:eastAsia="微软雅黑" w:hAnsi="微软雅黑" w:cs="微软雅黑"/>
          <w:sz w:val="32"/>
          <w:szCs w:val="32"/>
        </w:rPr>
        <w:t>3</w:t>
      </w:r>
      <w:r>
        <w:rPr>
          <w:rFonts w:ascii="微软雅黑" w:eastAsia="微软雅黑" w:hAnsi="微软雅黑" w:cs="微软雅黑" w:hint="eastAsia"/>
          <w:sz w:val="32"/>
          <w:szCs w:val="32"/>
        </w:rPr>
        <w:t>2</w:t>
      </w:r>
      <w:r>
        <w:rPr>
          <w:rFonts w:ascii="微软雅黑" w:eastAsia="微软雅黑" w:hAnsi="微软雅黑" w:cs="微软雅黑" w:hint="eastAsia"/>
          <w:sz w:val="32"/>
          <w:szCs w:val="32"/>
        </w:rPr>
        <w:t>.</w:t>
      </w:r>
      <w:r>
        <w:rPr>
          <w:rFonts w:ascii="微软雅黑" w:eastAsia="微软雅黑" w:hAnsi="微软雅黑" w:cs="微软雅黑"/>
          <w:sz w:val="32"/>
          <w:szCs w:val="32"/>
        </w:rPr>
        <w:t xml:space="preserve"> </w:t>
      </w:r>
      <w:r>
        <w:rPr>
          <w:rFonts w:ascii="微软雅黑" w:eastAsia="微软雅黑" w:hAnsi="微软雅黑" w:cs="微软雅黑" w:hint="eastAsia"/>
          <w:sz w:val="32"/>
          <w:szCs w:val="32"/>
        </w:rPr>
        <w:t>下面表达式积木结果一定等于</w:t>
      </w:r>
      <w:r>
        <w:rPr>
          <w:rFonts w:ascii="微软雅黑" w:eastAsia="微软雅黑" w:hAnsi="微软雅黑" w:cs="微软雅黑" w:hint="eastAsia"/>
          <w:sz w:val="32"/>
          <w:szCs w:val="32"/>
        </w:rPr>
        <w:t>1</w:t>
      </w:r>
      <w:r>
        <w:rPr>
          <w:rFonts w:ascii="微软雅黑" w:eastAsia="微软雅黑" w:hAnsi="微软雅黑" w:cs="微软雅黑" w:hint="eastAsia"/>
          <w:sz w:val="32"/>
          <w:szCs w:val="32"/>
        </w:rPr>
        <w:t>。（</w:t>
      </w:r>
      <w:r>
        <w:rPr>
          <w:rFonts w:ascii="微软雅黑" w:eastAsia="微软雅黑" w:hAnsi="微软雅黑" w:cs="微软雅黑" w:hint="eastAsia"/>
          <w:sz w:val="32"/>
          <w:szCs w:val="32"/>
        </w:rPr>
        <w:t xml:space="preserve">    </w:t>
      </w:r>
      <w:r>
        <w:rPr>
          <w:rFonts w:ascii="微软雅黑" w:eastAsia="微软雅黑" w:hAnsi="微软雅黑" w:cs="微软雅黑" w:hint="eastAsia"/>
          <w:sz w:val="32"/>
          <w:szCs w:val="32"/>
        </w:rPr>
        <w:t>）</w:t>
      </w:r>
    </w:p>
    <w:p w14:paraId="08FB6884" w14:textId="77777777" w:rsidR="003033E2" w:rsidRDefault="00086929">
      <w:pPr>
        <w:rPr>
          <w:rFonts w:ascii="微软雅黑" w:eastAsia="微软雅黑" w:hAnsi="微软雅黑" w:cs="微软雅黑"/>
          <w:sz w:val="32"/>
          <w:szCs w:val="32"/>
        </w:rPr>
      </w:pPr>
      <w:r>
        <w:rPr>
          <w:noProof/>
        </w:rPr>
        <w:drawing>
          <wp:inline distT="0" distB="0" distL="114300" distR="114300" wp14:anchorId="2F685B74" wp14:editId="51894715">
            <wp:extent cx="3810000" cy="514350"/>
            <wp:effectExtent l="0" t="0" r="0" b="6350"/>
            <wp:docPr id="73" name="图片 51" descr="IMG_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51" descr="IMG_30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FE55257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A. </w:t>
      </w:r>
      <w:r>
        <w:rPr>
          <w:rFonts w:ascii="微软雅黑" w:eastAsia="微软雅黑" w:hAnsi="微软雅黑" w:cs="微软雅黑" w:hint="eastAsia"/>
          <w:sz w:val="28"/>
          <w:szCs w:val="28"/>
        </w:rPr>
        <w:t>正确</w:t>
      </w:r>
    </w:p>
    <w:p w14:paraId="0B94AAE7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B. </w:t>
      </w:r>
      <w:r>
        <w:rPr>
          <w:rFonts w:ascii="微软雅黑" w:eastAsia="微软雅黑" w:hAnsi="微软雅黑" w:cs="微软雅黑" w:hint="eastAsia"/>
          <w:sz w:val="28"/>
          <w:szCs w:val="28"/>
        </w:rPr>
        <w:t>错误</w:t>
      </w:r>
    </w:p>
    <w:p w14:paraId="616D047B" w14:textId="77777777" w:rsidR="003033E2" w:rsidRDefault="003033E2">
      <w:pPr>
        <w:rPr>
          <w:rFonts w:ascii="微软雅黑" w:eastAsia="微软雅黑" w:hAnsi="微软雅黑" w:cs="微软雅黑"/>
          <w:sz w:val="28"/>
          <w:szCs w:val="28"/>
        </w:rPr>
      </w:pPr>
    </w:p>
    <w:p w14:paraId="2E51D51A" w14:textId="77777777" w:rsidR="003033E2" w:rsidRDefault="00086929">
      <w:pPr>
        <w:rPr>
          <w:rFonts w:ascii="微软雅黑" w:eastAsia="微软雅黑" w:hAnsi="微软雅黑" w:cs="微软雅黑"/>
          <w:sz w:val="32"/>
          <w:szCs w:val="32"/>
        </w:rPr>
      </w:pPr>
      <w:r>
        <w:rPr>
          <w:rFonts w:ascii="微软雅黑" w:eastAsia="微软雅黑" w:hAnsi="微软雅黑" w:cs="微软雅黑"/>
          <w:sz w:val="32"/>
          <w:szCs w:val="32"/>
        </w:rPr>
        <w:t>3</w:t>
      </w:r>
      <w:r>
        <w:rPr>
          <w:rFonts w:ascii="微软雅黑" w:eastAsia="微软雅黑" w:hAnsi="微软雅黑" w:cs="微软雅黑" w:hint="eastAsia"/>
          <w:sz w:val="32"/>
          <w:szCs w:val="32"/>
        </w:rPr>
        <w:t>3</w:t>
      </w:r>
      <w:r>
        <w:rPr>
          <w:rFonts w:ascii="微软雅黑" w:eastAsia="微软雅黑" w:hAnsi="微软雅黑" w:cs="微软雅黑" w:hint="eastAsia"/>
          <w:sz w:val="32"/>
          <w:szCs w:val="32"/>
        </w:rPr>
        <w:t>.</w:t>
      </w:r>
      <w:r>
        <w:rPr>
          <w:rFonts w:ascii="微软雅黑" w:eastAsia="微软雅黑" w:hAnsi="微软雅黑" w:cs="微软雅黑"/>
          <w:sz w:val="32"/>
          <w:szCs w:val="32"/>
        </w:rPr>
        <w:t xml:space="preserve"> </w:t>
      </w:r>
      <w:r>
        <w:rPr>
          <w:rFonts w:ascii="微软雅黑" w:eastAsia="微软雅黑" w:hAnsi="微软雅黑" w:cs="微软雅黑" w:hint="eastAsia"/>
          <w:sz w:val="32"/>
          <w:szCs w:val="32"/>
        </w:rPr>
        <w:t>运行下面程序，每次按下空格键，小猫颜色都会变化。（</w:t>
      </w:r>
      <w:r>
        <w:rPr>
          <w:rFonts w:ascii="微软雅黑" w:eastAsia="微软雅黑" w:hAnsi="微软雅黑" w:cs="微软雅黑" w:hint="eastAsia"/>
          <w:sz w:val="32"/>
          <w:szCs w:val="32"/>
        </w:rPr>
        <w:t xml:space="preserve">    </w:t>
      </w:r>
      <w:r>
        <w:rPr>
          <w:rFonts w:ascii="微软雅黑" w:eastAsia="微软雅黑" w:hAnsi="微软雅黑" w:cs="微软雅黑" w:hint="eastAsia"/>
          <w:sz w:val="32"/>
          <w:szCs w:val="32"/>
        </w:rPr>
        <w:t>）</w:t>
      </w:r>
    </w:p>
    <w:p w14:paraId="146907F0" w14:textId="77777777" w:rsidR="003033E2" w:rsidRDefault="00086929">
      <w:pPr>
        <w:rPr>
          <w:rFonts w:ascii="微软雅黑" w:eastAsia="微软雅黑" w:hAnsi="微软雅黑" w:cs="微软雅黑"/>
          <w:sz w:val="32"/>
          <w:szCs w:val="32"/>
        </w:rPr>
      </w:pPr>
      <w:r>
        <w:rPr>
          <w:rFonts w:ascii="微软雅黑" w:eastAsia="微软雅黑" w:hAnsi="微软雅黑" w:cs="微软雅黑"/>
          <w:noProof/>
          <w:sz w:val="32"/>
          <w:szCs w:val="32"/>
        </w:rPr>
        <w:lastRenderedPageBreak/>
        <w:drawing>
          <wp:inline distT="0" distB="0" distL="0" distR="0" wp14:anchorId="1A78D795" wp14:editId="28F338A3">
            <wp:extent cx="2859405" cy="2322830"/>
            <wp:effectExtent l="0" t="0" r="0" b="127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9405" cy="2322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622C3A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bookmarkStart w:id="11" w:name="_Hlk31804481"/>
      <w:r>
        <w:rPr>
          <w:rFonts w:ascii="微软雅黑" w:eastAsia="微软雅黑" w:hAnsi="微软雅黑" w:cs="微软雅黑" w:hint="eastAsia"/>
          <w:sz w:val="28"/>
          <w:szCs w:val="28"/>
        </w:rPr>
        <w:t xml:space="preserve">A. </w:t>
      </w:r>
      <w:r>
        <w:rPr>
          <w:rFonts w:ascii="微软雅黑" w:eastAsia="微软雅黑" w:hAnsi="微软雅黑" w:cs="微软雅黑" w:hint="eastAsia"/>
          <w:sz w:val="28"/>
          <w:szCs w:val="28"/>
        </w:rPr>
        <w:t>正确</w:t>
      </w:r>
    </w:p>
    <w:p w14:paraId="7D475CB9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B. </w:t>
      </w:r>
      <w:r>
        <w:rPr>
          <w:rFonts w:ascii="微软雅黑" w:eastAsia="微软雅黑" w:hAnsi="微软雅黑" w:cs="微软雅黑" w:hint="eastAsia"/>
          <w:sz w:val="28"/>
          <w:szCs w:val="28"/>
        </w:rPr>
        <w:t>错误</w:t>
      </w:r>
    </w:p>
    <w:bookmarkEnd w:id="11"/>
    <w:p w14:paraId="35BD1321" w14:textId="77777777" w:rsidR="003033E2" w:rsidRDefault="003033E2">
      <w:pPr>
        <w:rPr>
          <w:rFonts w:ascii="微软雅黑" w:eastAsia="微软雅黑" w:hAnsi="微软雅黑" w:cs="微软雅黑"/>
          <w:sz w:val="28"/>
          <w:szCs w:val="28"/>
        </w:rPr>
      </w:pPr>
    </w:p>
    <w:p w14:paraId="31939E73" w14:textId="77777777" w:rsidR="003033E2" w:rsidRDefault="00086929">
      <w:pPr>
        <w:rPr>
          <w:rFonts w:ascii="微软雅黑" w:eastAsia="微软雅黑" w:hAnsi="微软雅黑" w:cs="微软雅黑"/>
          <w:sz w:val="32"/>
          <w:szCs w:val="32"/>
        </w:rPr>
      </w:pPr>
      <w:r>
        <w:rPr>
          <w:rFonts w:ascii="微软雅黑" w:eastAsia="微软雅黑" w:hAnsi="微软雅黑" w:cs="微软雅黑"/>
          <w:sz w:val="32"/>
          <w:szCs w:val="32"/>
        </w:rPr>
        <w:t>3</w:t>
      </w:r>
      <w:r>
        <w:rPr>
          <w:rFonts w:ascii="微软雅黑" w:eastAsia="微软雅黑" w:hAnsi="微软雅黑" w:cs="微软雅黑" w:hint="eastAsia"/>
          <w:sz w:val="32"/>
          <w:szCs w:val="32"/>
        </w:rPr>
        <w:t>4</w:t>
      </w:r>
      <w:r>
        <w:rPr>
          <w:rFonts w:ascii="微软雅黑" w:eastAsia="微软雅黑" w:hAnsi="微软雅黑" w:cs="微软雅黑" w:hint="eastAsia"/>
          <w:sz w:val="32"/>
          <w:szCs w:val="32"/>
        </w:rPr>
        <w:t>.</w:t>
      </w:r>
      <w:r>
        <w:rPr>
          <w:rFonts w:ascii="微软雅黑" w:eastAsia="微软雅黑" w:hAnsi="微软雅黑" w:cs="微软雅黑"/>
          <w:sz w:val="32"/>
          <w:szCs w:val="32"/>
        </w:rPr>
        <w:t xml:space="preserve"> </w:t>
      </w:r>
      <w:r>
        <w:rPr>
          <w:rFonts w:ascii="微软雅黑" w:eastAsia="微软雅黑" w:hAnsi="微软雅黑" w:cs="微软雅黑" w:hint="eastAsia"/>
          <w:sz w:val="32"/>
          <w:szCs w:val="32"/>
        </w:rPr>
        <w:t>程序中要判断空格键是否按下，可以用控制模块中“按下空格键？”积木。（</w:t>
      </w:r>
      <w:r>
        <w:rPr>
          <w:rFonts w:ascii="微软雅黑" w:eastAsia="微软雅黑" w:hAnsi="微软雅黑" w:cs="微软雅黑" w:hint="eastAsia"/>
          <w:sz w:val="32"/>
          <w:szCs w:val="32"/>
        </w:rPr>
        <w:t xml:space="preserve">  </w:t>
      </w:r>
      <w:r>
        <w:rPr>
          <w:rFonts w:ascii="微软雅黑" w:eastAsia="微软雅黑" w:hAnsi="微软雅黑" w:cs="微软雅黑" w:hint="eastAsia"/>
          <w:sz w:val="32"/>
          <w:szCs w:val="32"/>
        </w:rPr>
        <w:t>）</w:t>
      </w:r>
    </w:p>
    <w:p w14:paraId="073263DE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A. </w:t>
      </w:r>
      <w:r>
        <w:rPr>
          <w:rFonts w:ascii="微软雅黑" w:eastAsia="微软雅黑" w:hAnsi="微软雅黑" w:cs="微软雅黑" w:hint="eastAsia"/>
          <w:sz w:val="28"/>
          <w:szCs w:val="28"/>
        </w:rPr>
        <w:t>正确</w:t>
      </w:r>
    </w:p>
    <w:p w14:paraId="332DF711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B. </w:t>
      </w:r>
      <w:r>
        <w:rPr>
          <w:rFonts w:ascii="微软雅黑" w:eastAsia="微软雅黑" w:hAnsi="微软雅黑" w:cs="微软雅黑" w:hint="eastAsia"/>
          <w:sz w:val="28"/>
          <w:szCs w:val="28"/>
        </w:rPr>
        <w:t>错误</w:t>
      </w:r>
    </w:p>
    <w:p w14:paraId="056C2298" w14:textId="77777777" w:rsidR="003033E2" w:rsidRDefault="003033E2">
      <w:pPr>
        <w:rPr>
          <w:rFonts w:ascii="微软雅黑" w:eastAsia="微软雅黑" w:hAnsi="微软雅黑" w:cs="微软雅黑"/>
          <w:sz w:val="28"/>
          <w:szCs w:val="28"/>
        </w:rPr>
      </w:pPr>
    </w:p>
    <w:p w14:paraId="2077C569" w14:textId="77777777" w:rsidR="003033E2" w:rsidRDefault="00086929">
      <w:pPr>
        <w:rPr>
          <w:rFonts w:ascii="微软雅黑" w:eastAsia="微软雅黑" w:hAnsi="微软雅黑" w:cs="微软雅黑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三、编程题</w:t>
      </w:r>
      <w:r>
        <w:rPr>
          <w:rFonts w:ascii="微软雅黑" w:eastAsia="微软雅黑" w:hAnsi="微软雅黑" w:cs="微软雅黑" w:hint="eastAsia"/>
          <w:sz w:val="32"/>
          <w:szCs w:val="32"/>
        </w:rPr>
        <w:t>(</w:t>
      </w:r>
      <w:r>
        <w:rPr>
          <w:rFonts w:ascii="微软雅黑" w:eastAsia="微软雅黑" w:hAnsi="微软雅黑" w:cs="微软雅黑" w:hint="eastAsia"/>
          <w:sz w:val="32"/>
          <w:szCs w:val="32"/>
        </w:rPr>
        <w:t>共</w:t>
      </w:r>
      <w:r>
        <w:rPr>
          <w:rFonts w:ascii="微软雅黑" w:eastAsia="微软雅黑" w:hAnsi="微软雅黑" w:cs="微软雅黑"/>
          <w:sz w:val="32"/>
          <w:szCs w:val="32"/>
        </w:rPr>
        <w:t>2</w:t>
      </w:r>
      <w:r>
        <w:rPr>
          <w:rFonts w:ascii="微软雅黑" w:eastAsia="微软雅黑" w:hAnsi="微软雅黑" w:cs="微软雅黑" w:hint="eastAsia"/>
          <w:sz w:val="32"/>
          <w:szCs w:val="32"/>
        </w:rPr>
        <w:t>题，每题</w:t>
      </w:r>
      <w:r>
        <w:rPr>
          <w:rFonts w:ascii="微软雅黑" w:eastAsia="微软雅黑" w:hAnsi="微软雅黑" w:cs="微软雅黑" w:hint="eastAsia"/>
          <w:sz w:val="32"/>
          <w:szCs w:val="32"/>
        </w:rPr>
        <w:t>1</w:t>
      </w:r>
      <w:r>
        <w:rPr>
          <w:rFonts w:ascii="微软雅黑" w:eastAsia="微软雅黑" w:hAnsi="微软雅黑" w:cs="微软雅黑"/>
          <w:sz w:val="32"/>
          <w:szCs w:val="32"/>
        </w:rPr>
        <w:t>5</w:t>
      </w:r>
      <w:r>
        <w:rPr>
          <w:rFonts w:ascii="微软雅黑" w:eastAsia="微软雅黑" w:hAnsi="微软雅黑" w:cs="微软雅黑" w:hint="eastAsia"/>
          <w:sz w:val="32"/>
          <w:szCs w:val="32"/>
        </w:rPr>
        <w:t>分，共</w:t>
      </w:r>
      <w:r>
        <w:rPr>
          <w:rFonts w:ascii="微软雅黑" w:eastAsia="微软雅黑" w:hAnsi="微软雅黑" w:cs="微软雅黑"/>
          <w:sz w:val="32"/>
          <w:szCs w:val="32"/>
        </w:rPr>
        <w:t>3</w:t>
      </w:r>
      <w:r>
        <w:rPr>
          <w:rFonts w:ascii="微软雅黑" w:eastAsia="微软雅黑" w:hAnsi="微软雅黑" w:cs="微软雅黑" w:hint="eastAsia"/>
          <w:sz w:val="32"/>
          <w:szCs w:val="32"/>
        </w:rPr>
        <w:t>0</w:t>
      </w:r>
      <w:r>
        <w:rPr>
          <w:rFonts w:ascii="微软雅黑" w:eastAsia="微软雅黑" w:hAnsi="微软雅黑" w:cs="微软雅黑" w:hint="eastAsia"/>
          <w:sz w:val="32"/>
          <w:szCs w:val="32"/>
        </w:rPr>
        <w:t>分</w:t>
      </w:r>
      <w:r>
        <w:rPr>
          <w:rFonts w:ascii="微软雅黑" w:eastAsia="微软雅黑" w:hAnsi="微软雅黑" w:cs="微软雅黑" w:hint="eastAsia"/>
          <w:sz w:val="32"/>
          <w:szCs w:val="32"/>
        </w:rPr>
        <w:t>)</w:t>
      </w:r>
    </w:p>
    <w:p w14:paraId="2DDD1CB8" w14:textId="77777777" w:rsidR="003033E2" w:rsidRDefault="00086929">
      <w:pPr>
        <w:rPr>
          <w:rFonts w:ascii="微软雅黑" w:eastAsia="微软雅黑" w:hAnsi="微软雅黑" w:cs="微软雅黑"/>
          <w:sz w:val="32"/>
          <w:szCs w:val="32"/>
        </w:rPr>
      </w:pPr>
      <w:r>
        <w:rPr>
          <w:rFonts w:ascii="微软雅黑" w:eastAsia="微软雅黑" w:hAnsi="微软雅黑" w:cs="微软雅黑"/>
          <w:sz w:val="32"/>
          <w:szCs w:val="32"/>
        </w:rPr>
        <w:t>3</w:t>
      </w:r>
      <w:r>
        <w:rPr>
          <w:rFonts w:ascii="微软雅黑" w:eastAsia="微软雅黑" w:hAnsi="微软雅黑" w:cs="微软雅黑" w:hint="eastAsia"/>
          <w:sz w:val="32"/>
          <w:szCs w:val="32"/>
        </w:rPr>
        <w:t>5</w:t>
      </w:r>
      <w:r>
        <w:rPr>
          <w:rFonts w:ascii="微软雅黑" w:eastAsia="微软雅黑" w:hAnsi="微软雅黑" w:cs="微软雅黑" w:hint="eastAsia"/>
          <w:sz w:val="32"/>
          <w:szCs w:val="32"/>
        </w:rPr>
        <w:t>.</w:t>
      </w:r>
      <w:r>
        <w:rPr>
          <w:rFonts w:ascii="微软雅黑" w:eastAsia="微软雅黑" w:hAnsi="微软雅黑" w:cs="微软雅黑"/>
          <w:sz w:val="32"/>
          <w:szCs w:val="32"/>
        </w:rPr>
        <w:t xml:space="preserve"> </w:t>
      </w:r>
      <w:r>
        <w:rPr>
          <w:rFonts w:ascii="微软雅黑" w:eastAsia="微软雅黑" w:hAnsi="微软雅黑" w:cs="微软雅黑" w:hint="eastAsia"/>
          <w:sz w:val="32"/>
          <w:szCs w:val="32"/>
        </w:rPr>
        <w:t>飞翔的小鸟</w:t>
      </w:r>
    </w:p>
    <w:p w14:paraId="16A394F0" w14:textId="77777777" w:rsidR="003033E2" w:rsidRDefault="00086929">
      <w:pPr>
        <w:rPr>
          <w:rFonts w:ascii="微软雅黑" w:eastAsia="微软雅黑" w:hAnsi="微软雅黑" w:cs="微软雅黑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1</w:t>
      </w:r>
      <w:r>
        <w:rPr>
          <w:rFonts w:ascii="微软雅黑" w:eastAsia="微软雅黑" w:hAnsi="微软雅黑" w:cs="微软雅黑" w:hint="eastAsia"/>
          <w:sz w:val="32"/>
          <w:szCs w:val="32"/>
        </w:rPr>
        <w:t>．准备工作</w:t>
      </w:r>
    </w:p>
    <w:p w14:paraId="1C9589B7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(1) </w:t>
      </w:r>
      <w:r>
        <w:rPr>
          <w:rFonts w:ascii="微软雅黑" w:eastAsia="微软雅黑" w:hAnsi="微软雅黑" w:cs="微软雅黑" w:hint="eastAsia"/>
          <w:sz w:val="28"/>
          <w:szCs w:val="28"/>
        </w:rPr>
        <w:t>导入背景“</w:t>
      </w:r>
      <w:r>
        <w:rPr>
          <w:rFonts w:ascii="微软雅黑" w:eastAsia="微软雅黑" w:hAnsi="微软雅黑" w:cs="微软雅黑" w:hint="eastAsia"/>
          <w:sz w:val="28"/>
          <w:szCs w:val="28"/>
        </w:rPr>
        <w:t>Blue Sky</w:t>
      </w:r>
      <w:r>
        <w:rPr>
          <w:rFonts w:ascii="微软雅黑" w:eastAsia="微软雅黑" w:hAnsi="微软雅黑" w:cs="微软雅黑" w:hint="eastAsia"/>
          <w:sz w:val="28"/>
          <w:szCs w:val="28"/>
        </w:rPr>
        <w:t>”；</w:t>
      </w:r>
    </w:p>
    <w:p w14:paraId="2FD0F2BF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(2) </w:t>
      </w:r>
      <w:r>
        <w:rPr>
          <w:rFonts w:ascii="微软雅黑" w:eastAsia="微软雅黑" w:hAnsi="微软雅黑" w:cs="微软雅黑" w:hint="eastAsia"/>
          <w:sz w:val="28"/>
          <w:szCs w:val="28"/>
        </w:rPr>
        <w:t>导入角色“</w:t>
      </w:r>
      <w:r>
        <w:rPr>
          <w:rFonts w:ascii="微软雅黑" w:eastAsia="微软雅黑" w:hAnsi="微软雅黑" w:cs="微软雅黑" w:hint="eastAsia"/>
          <w:sz w:val="28"/>
          <w:szCs w:val="28"/>
        </w:rPr>
        <w:t>Toucan</w:t>
      </w:r>
      <w:r>
        <w:rPr>
          <w:rFonts w:ascii="微软雅黑" w:eastAsia="微软雅黑" w:hAnsi="微软雅黑" w:cs="微软雅黑" w:hint="eastAsia"/>
          <w:sz w:val="28"/>
          <w:szCs w:val="28"/>
        </w:rPr>
        <w:t>”和“</w:t>
      </w:r>
      <w:r>
        <w:rPr>
          <w:rFonts w:ascii="微软雅黑" w:eastAsia="微软雅黑" w:hAnsi="微软雅黑" w:cs="微软雅黑" w:hint="eastAsia"/>
          <w:sz w:val="28"/>
          <w:szCs w:val="28"/>
        </w:rPr>
        <w:t>Buildings</w:t>
      </w:r>
      <w:r>
        <w:rPr>
          <w:rFonts w:ascii="微软雅黑" w:eastAsia="微软雅黑" w:hAnsi="微软雅黑" w:cs="微软雅黑" w:hint="eastAsia"/>
          <w:sz w:val="28"/>
          <w:szCs w:val="28"/>
        </w:rPr>
        <w:t>”。</w:t>
      </w:r>
    </w:p>
    <w:p w14:paraId="7DFD44E0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noProof/>
        </w:rPr>
        <w:lastRenderedPageBreak/>
        <w:drawing>
          <wp:inline distT="0" distB="0" distL="114300" distR="114300" wp14:anchorId="15D07FF6" wp14:editId="7AC9C36D">
            <wp:extent cx="1581150" cy="1609725"/>
            <wp:effectExtent l="0" t="0" r="6350" b="3175"/>
            <wp:docPr id="25" name="图片 53" descr="IMG_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3" descr="IMG_30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295B1C3E" wp14:editId="275742E1">
            <wp:extent cx="1590675" cy="1590675"/>
            <wp:effectExtent l="0" t="0" r="9525" b="9525"/>
            <wp:docPr id="75" name="图片 54" descr="IMG_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54" descr="IMG_30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59AD68BC" wp14:editId="6C97DA92">
            <wp:extent cx="1590675" cy="1552575"/>
            <wp:effectExtent l="0" t="0" r="9525" b="9525"/>
            <wp:docPr id="76" name="图片 76" descr="IMG_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IMG_310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8484E1E" w14:textId="77777777" w:rsidR="003033E2" w:rsidRDefault="00086929">
      <w:pPr>
        <w:widowControl/>
        <w:jc w:val="left"/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/>
          <w:sz w:val="28"/>
          <w:szCs w:val="28"/>
        </w:rPr>
        <w:t xml:space="preserve">2. </w:t>
      </w:r>
      <w:r>
        <w:rPr>
          <w:rFonts w:ascii="微软雅黑" w:eastAsia="微软雅黑" w:hAnsi="微软雅黑" w:cs="微软雅黑"/>
          <w:sz w:val="28"/>
          <w:szCs w:val="28"/>
        </w:rPr>
        <w:t>功能实现</w:t>
      </w:r>
    </w:p>
    <w:p w14:paraId="08E9C1C6" w14:textId="77777777" w:rsidR="003033E2" w:rsidRDefault="00086929">
      <w:pPr>
        <w:pStyle w:val="a8"/>
        <w:widowControl/>
        <w:spacing w:beforeAutospacing="0" w:afterAutospacing="0"/>
        <w:textAlignment w:val="baseline"/>
        <w:rPr>
          <w:rFonts w:ascii="微软雅黑" w:eastAsia="微软雅黑" w:hAnsi="微软雅黑" w:cs="微软雅黑"/>
          <w:kern w:val="2"/>
          <w:sz w:val="28"/>
          <w:szCs w:val="28"/>
        </w:rPr>
      </w:pPr>
      <w:r>
        <w:rPr>
          <w:rFonts w:ascii="微软雅黑" w:eastAsia="微软雅黑" w:hAnsi="微软雅黑" w:cs="微软雅黑"/>
          <w:kern w:val="2"/>
          <w:sz w:val="28"/>
          <w:szCs w:val="28"/>
        </w:rPr>
        <w:t xml:space="preserve">(1) </w:t>
      </w:r>
      <w:r>
        <w:rPr>
          <w:rFonts w:ascii="微软雅黑" w:eastAsia="微软雅黑" w:hAnsi="微软雅黑" w:cs="微软雅黑"/>
          <w:kern w:val="2"/>
          <w:sz w:val="28"/>
          <w:szCs w:val="28"/>
        </w:rPr>
        <w:t>Toucan</w:t>
      </w:r>
      <w:r>
        <w:rPr>
          <w:rFonts w:ascii="微软雅黑" w:eastAsia="微软雅黑" w:hAnsi="微软雅黑" w:cs="微软雅黑"/>
          <w:kern w:val="2"/>
          <w:sz w:val="28"/>
          <w:szCs w:val="28"/>
        </w:rPr>
        <w:t>角色大小设置为</w:t>
      </w:r>
      <w:r>
        <w:rPr>
          <w:rFonts w:ascii="微软雅黑" w:eastAsia="微软雅黑" w:hAnsi="微软雅黑" w:cs="微软雅黑"/>
          <w:kern w:val="2"/>
          <w:sz w:val="28"/>
          <w:szCs w:val="28"/>
        </w:rPr>
        <w:t>50</w:t>
      </w:r>
      <w:r>
        <w:rPr>
          <w:rFonts w:ascii="微软雅黑" w:eastAsia="微软雅黑" w:hAnsi="微软雅黑" w:cs="微软雅黑"/>
          <w:kern w:val="2"/>
          <w:sz w:val="28"/>
          <w:szCs w:val="28"/>
        </w:rPr>
        <w:t>，坐标为（</w:t>
      </w:r>
      <w:r>
        <w:rPr>
          <w:rFonts w:ascii="微软雅黑" w:eastAsia="微软雅黑" w:hAnsi="微软雅黑" w:cs="微软雅黑"/>
          <w:kern w:val="2"/>
          <w:sz w:val="28"/>
          <w:szCs w:val="28"/>
        </w:rPr>
        <w:t>-200</w:t>
      </w:r>
      <w:r>
        <w:rPr>
          <w:rFonts w:ascii="微软雅黑" w:eastAsia="微软雅黑" w:hAnsi="微软雅黑" w:cs="微软雅黑"/>
          <w:kern w:val="2"/>
          <w:sz w:val="28"/>
          <w:szCs w:val="28"/>
        </w:rPr>
        <w:t>，</w:t>
      </w:r>
      <w:r>
        <w:rPr>
          <w:rFonts w:ascii="微软雅黑" w:eastAsia="微软雅黑" w:hAnsi="微软雅黑" w:cs="微软雅黑"/>
          <w:kern w:val="2"/>
          <w:sz w:val="28"/>
          <w:szCs w:val="28"/>
        </w:rPr>
        <w:t>0</w:t>
      </w:r>
      <w:r>
        <w:rPr>
          <w:rFonts w:ascii="微软雅黑" w:eastAsia="微软雅黑" w:hAnsi="微软雅黑" w:cs="微软雅黑"/>
          <w:kern w:val="2"/>
          <w:sz w:val="28"/>
          <w:szCs w:val="28"/>
        </w:rPr>
        <w:t>），不停</w:t>
      </w:r>
      <w:proofErr w:type="gramStart"/>
      <w:r>
        <w:rPr>
          <w:rFonts w:ascii="微软雅黑" w:eastAsia="微软雅黑" w:hAnsi="微软雅黑" w:cs="微软雅黑"/>
          <w:kern w:val="2"/>
          <w:sz w:val="28"/>
          <w:szCs w:val="28"/>
        </w:rPr>
        <w:t>扇动</w:t>
      </w:r>
      <w:proofErr w:type="gramEnd"/>
      <w:r>
        <w:rPr>
          <w:rFonts w:ascii="微软雅黑" w:eastAsia="微软雅黑" w:hAnsi="微软雅黑" w:cs="微软雅黑"/>
          <w:kern w:val="2"/>
          <w:sz w:val="28"/>
          <w:szCs w:val="28"/>
        </w:rPr>
        <w:t>翅膀（在</w:t>
      </w:r>
      <w:r>
        <w:rPr>
          <w:rFonts w:ascii="微软雅黑" w:eastAsia="微软雅黑" w:hAnsi="微软雅黑" w:cs="微软雅黑"/>
          <w:kern w:val="2"/>
          <w:sz w:val="28"/>
          <w:szCs w:val="28"/>
        </w:rPr>
        <w:t>2,3</w:t>
      </w:r>
      <w:proofErr w:type="gramStart"/>
      <w:r>
        <w:rPr>
          <w:rFonts w:ascii="微软雅黑" w:eastAsia="微软雅黑" w:hAnsi="微软雅黑" w:cs="微软雅黑"/>
          <w:kern w:val="2"/>
          <w:sz w:val="28"/>
          <w:szCs w:val="28"/>
        </w:rPr>
        <w:t>两个</w:t>
      </w:r>
      <w:proofErr w:type="gramEnd"/>
      <w:r>
        <w:rPr>
          <w:rFonts w:ascii="微软雅黑" w:eastAsia="微软雅黑" w:hAnsi="微软雅黑" w:cs="微软雅黑"/>
          <w:kern w:val="2"/>
          <w:sz w:val="28"/>
          <w:szCs w:val="28"/>
        </w:rPr>
        <w:t>造型来回切换），</w:t>
      </w:r>
      <w:r>
        <w:rPr>
          <w:rFonts w:ascii="微软雅黑" w:eastAsia="微软雅黑" w:hAnsi="微软雅黑" w:cs="微软雅黑"/>
          <w:kern w:val="2"/>
          <w:sz w:val="28"/>
          <w:szCs w:val="28"/>
        </w:rPr>
        <w:t>Toucan</w:t>
      </w:r>
      <w:r>
        <w:rPr>
          <w:rFonts w:ascii="微软雅黑" w:eastAsia="微软雅黑" w:hAnsi="微软雅黑" w:cs="微软雅黑"/>
          <w:kern w:val="2"/>
          <w:sz w:val="28"/>
          <w:szCs w:val="28"/>
        </w:rPr>
        <w:t>位于最上层，不被其他角色遮挡；</w:t>
      </w:r>
    </w:p>
    <w:p w14:paraId="0ABB7990" w14:textId="77777777" w:rsidR="003033E2" w:rsidRDefault="00086929">
      <w:pPr>
        <w:widowControl/>
        <w:jc w:val="left"/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/>
          <w:sz w:val="28"/>
          <w:szCs w:val="28"/>
        </w:rPr>
        <w:t xml:space="preserve">(2) </w:t>
      </w:r>
      <w:r>
        <w:rPr>
          <w:rFonts w:ascii="微软雅黑" w:eastAsia="微软雅黑" w:hAnsi="微软雅黑" w:cs="微软雅黑"/>
          <w:sz w:val="28"/>
          <w:szCs w:val="28"/>
        </w:rPr>
        <w:t>按</w:t>
      </w:r>
      <w:r>
        <w:rPr>
          <w:rFonts w:ascii="微软雅黑" w:eastAsia="微软雅黑" w:hAnsi="微软雅黑" w:cs="微软雅黑"/>
          <w:sz w:val="28"/>
          <w:szCs w:val="28"/>
        </w:rPr>
        <w:t>↑</w:t>
      </w:r>
      <w:r>
        <w:rPr>
          <w:rFonts w:ascii="微软雅黑" w:eastAsia="微软雅黑" w:hAnsi="微软雅黑" w:cs="微软雅黑"/>
          <w:sz w:val="28"/>
          <w:szCs w:val="28"/>
        </w:rPr>
        <w:t>控制</w:t>
      </w:r>
      <w:r>
        <w:rPr>
          <w:rFonts w:ascii="微软雅黑" w:eastAsia="微软雅黑" w:hAnsi="微软雅黑" w:cs="微软雅黑"/>
          <w:sz w:val="28"/>
          <w:szCs w:val="28"/>
        </w:rPr>
        <w:t>Toucan</w:t>
      </w:r>
      <w:r>
        <w:rPr>
          <w:rFonts w:ascii="微软雅黑" w:eastAsia="微软雅黑" w:hAnsi="微软雅黑" w:cs="微软雅黑"/>
          <w:sz w:val="28"/>
          <w:szCs w:val="28"/>
        </w:rPr>
        <w:t>上升，按</w:t>
      </w:r>
      <w:r>
        <w:rPr>
          <w:rFonts w:ascii="微软雅黑" w:eastAsia="微软雅黑" w:hAnsi="微软雅黑" w:cs="微软雅黑"/>
          <w:sz w:val="28"/>
          <w:szCs w:val="28"/>
        </w:rPr>
        <w:t>↓</w:t>
      </w:r>
      <w:r>
        <w:rPr>
          <w:rFonts w:ascii="微软雅黑" w:eastAsia="微软雅黑" w:hAnsi="微软雅黑" w:cs="微软雅黑"/>
          <w:sz w:val="28"/>
          <w:szCs w:val="28"/>
        </w:rPr>
        <w:t>控制</w:t>
      </w:r>
      <w:r>
        <w:rPr>
          <w:rFonts w:ascii="微软雅黑" w:eastAsia="微软雅黑" w:hAnsi="微软雅黑" w:cs="微软雅黑"/>
          <w:sz w:val="28"/>
          <w:szCs w:val="28"/>
        </w:rPr>
        <w:t>Toucan</w:t>
      </w:r>
      <w:r>
        <w:rPr>
          <w:rFonts w:ascii="微软雅黑" w:eastAsia="微软雅黑" w:hAnsi="微软雅黑" w:cs="微软雅黑"/>
          <w:sz w:val="28"/>
          <w:szCs w:val="28"/>
        </w:rPr>
        <w:t>下降；</w:t>
      </w:r>
      <w:r>
        <w:rPr>
          <w:rFonts w:ascii="微软雅黑" w:eastAsia="微软雅黑" w:hAnsi="微软雅黑" w:cs="微软雅黑"/>
          <w:sz w:val="28"/>
          <w:szCs w:val="28"/>
        </w:rPr>
        <w:br/>
        <w:t>(3) Buildings</w:t>
      </w:r>
      <w:r>
        <w:rPr>
          <w:rFonts w:ascii="微软雅黑" w:eastAsia="微软雅黑" w:hAnsi="微软雅黑" w:cs="微软雅黑"/>
          <w:sz w:val="28"/>
          <w:szCs w:val="28"/>
        </w:rPr>
        <w:t>在舞台最右测出现，以</w:t>
      </w:r>
      <w:r>
        <w:rPr>
          <w:rFonts w:ascii="微软雅黑" w:eastAsia="微软雅黑" w:hAnsi="微软雅黑" w:cs="微软雅黑"/>
          <w:sz w:val="28"/>
          <w:szCs w:val="28"/>
        </w:rPr>
        <w:t>2</w:t>
      </w:r>
      <w:r>
        <w:rPr>
          <w:rFonts w:ascii="微软雅黑" w:eastAsia="微软雅黑" w:hAnsi="微软雅黑" w:cs="微软雅黑"/>
          <w:sz w:val="28"/>
          <w:szCs w:val="28"/>
        </w:rPr>
        <w:t>的速度向左移动，如果碰到左边缘回到最右端；</w:t>
      </w:r>
      <w:r>
        <w:rPr>
          <w:rFonts w:ascii="微软雅黑" w:eastAsia="微软雅黑" w:hAnsi="微软雅黑" w:cs="微软雅黑"/>
          <w:sz w:val="28"/>
          <w:szCs w:val="28"/>
        </w:rPr>
        <w:br/>
        <w:t xml:space="preserve">(4) </w:t>
      </w:r>
      <w:r>
        <w:rPr>
          <w:rFonts w:ascii="微软雅黑" w:eastAsia="微软雅黑" w:hAnsi="微软雅黑" w:cs="微软雅黑"/>
          <w:sz w:val="28"/>
          <w:szCs w:val="28"/>
        </w:rPr>
        <w:t>如果</w:t>
      </w:r>
      <w:r>
        <w:rPr>
          <w:rFonts w:ascii="微软雅黑" w:eastAsia="微软雅黑" w:hAnsi="微软雅黑" w:cs="微软雅黑"/>
          <w:sz w:val="28"/>
          <w:szCs w:val="28"/>
        </w:rPr>
        <w:t>Toucan</w:t>
      </w:r>
      <w:r>
        <w:rPr>
          <w:rFonts w:ascii="微软雅黑" w:eastAsia="微软雅黑" w:hAnsi="微软雅黑" w:cs="微软雅黑"/>
          <w:sz w:val="28"/>
          <w:szCs w:val="28"/>
        </w:rPr>
        <w:t>碰到</w:t>
      </w:r>
      <w:r>
        <w:rPr>
          <w:rFonts w:ascii="微软雅黑" w:eastAsia="微软雅黑" w:hAnsi="微软雅黑" w:cs="微软雅黑"/>
          <w:sz w:val="28"/>
          <w:szCs w:val="28"/>
        </w:rPr>
        <w:t>Buildings</w:t>
      </w:r>
      <w:r>
        <w:rPr>
          <w:rFonts w:ascii="微软雅黑" w:eastAsia="微软雅黑" w:hAnsi="微软雅黑" w:cs="微软雅黑"/>
          <w:sz w:val="28"/>
          <w:szCs w:val="28"/>
        </w:rPr>
        <w:t>，说</w:t>
      </w:r>
      <w:r>
        <w:rPr>
          <w:rFonts w:ascii="微软雅黑" w:eastAsia="微软雅黑" w:hAnsi="微软雅黑" w:cs="微软雅黑"/>
          <w:sz w:val="28"/>
          <w:szCs w:val="28"/>
        </w:rPr>
        <w:t>“</w:t>
      </w:r>
      <w:r>
        <w:rPr>
          <w:rFonts w:ascii="微软雅黑" w:eastAsia="微软雅黑" w:hAnsi="微软雅黑" w:cs="微软雅黑"/>
          <w:sz w:val="28"/>
          <w:szCs w:val="28"/>
        </w:rPr>
        <w:t>碰到啦！</w:t>
      </w:r>
      <w:r>
        <w:rPr>
          <w:rFonts w:ascii="微软雅黑" w:eastAsia="微软雅黑" w:hAnsi="微软雅黑" w:cs="微软雅黑"/>
          <w:sz w:val="28"/>
          <w:szCs w:val="28"/>
        </w:rPr>
        <w:t>”2</w:t>
      </w:r>
      <w:r>
        <w:rPr>
          <w:rFonts w:ascii="微软雅黑" w:eastAsia="微软雅黑" w:hAnsi="微软雅黑" w:cs="微软雅黑"/>
          <w:sz w:val="28"/>
          <w:szCs w:val="28"/>
        </w:rPr>
        <w:t>秒。</w:t>
      </w:r>
    </w:p>
    <w:p w14:paraId="5533385E" w14:textId="77777777" w:rsidR="003033E2" w:rsidRDefault="003033E2">
      <w:pPr>
        <w:rPr>
          <w:rFonts w:ascii="微软雅黑" w:eastAsia="微软雅黑" w:hAnsi="微软雅黑" w:cs="微软雅黑"/>
          <w:sz w:val="28"/>
          <w:szCs w:val="28"/>
        </w:rPr>
      </w:pPr>
    </w:p>
    <w:p w14:paraId="29064AB0" w14:textId="77777777" w:rsidR="003033E2" w:rsidRDefault="00086929">
      <w:pPr>
        <w:rPr>
          <w:rFonts w:ascii="微软雅黑" w:eastAsia="微软雅黑" w:hAnsi="微软雅黑" w:cs="微软雅黑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3</w:t>
      </w:r>
      <w:r>
        <w:rPr>
          <w:rFonts w:ascii="微软雅黑" w:eastAsia="微软雅黑" w:hAnsi="微软雅黑" w:cs="微软雅黑" w:hint="eastAsia"/>
          <w:sz w:val="32"/>
          <w:szCs w:val="32"/>
        </w:rPr>
        <w:t>6</w:t>
      </w:r>
      <w:r>
        <w:rPr>
          <w:rFonts w:ascii="微软雅黑" w:eastAsia="微软雅黑" w:hAnsi="微软雅黑" w:cs="微软雅黑"/>
          <w:sz w:val="32"/>
          <w:szCs w:val="32"/>
        </w:rPr>
        <w:t xml:space="preserve">. </w:t>
      </w:r>
      <w:r>
        <w:rPr>
          <w:rFonts w:ascii="微软雅黑" w:eastAsia="微软雅黑" w:hAnsi="微软雅黑" w:cs="微软雅黑" w:hint="eastAsia"/>
          <w:sz w:val="32"/>
          <w:szCs w:val="32"/>
        </w:rPr>
        <w:t>绘制以下图形</w:t>
      </w:r>
    </w:p>
    <w:p w14:paraId="716C01EC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/>
          <w:sz w:val="28"/>
          <w:szCs w:val="28"/>
        </w:rPr>
        <w:t xml:space="preserve"> </w:t>
      </w:r>
      <w:r>
        <w:rPr>
          <w:noProof/>
        </w:rPr>
        <w:drawing>
          <wp:inline distT="0" distB="0" distL="114300" distR="114300" wp14:anchorId="18A910EC" wp14:editId="28FAE735">
            <wp:extent cx="2381250" cy="2343150"/>
            <wp:effectExtent l="0" t="0" r="0" b="0"/>
            <wp:docPr id="77" name="图片 77" descr="IMG_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IMG_31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381979" cy="234386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792BF95" w14:textId="77777777" w:rsidR="003033E2" w:rsidRDefault="00086929">
      <w:pPr>
        <w:rPr>
          <w:rFonts w:ascii="微软雅黑" w:eastAsia="微软雅黑" w:hAnsi="微软雅黑" w:cs="微软雅黑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1.</w:t>
      </w:r>
      <w:r>
        <w:rPr>
          <w:rFonts w:ascii="微软雅黑" w:eastAsia="微软雅黑" w:hAnsi="微软雅黑" w:cs="微软雅黑"/>
          <w:sz w:val="32"/>
          <w:szCs w:val="32"/>
        </w:rPr>
        <w:t xml:space="preserve"> </w:t>
      </w:r>
      <w:r>
        <w:rPr>
          <w:rFonts w:ascii="微软雅黑" w:eastAsia="微软雅黑" w:hAnsi="微软雅黑" w:cs="微软雅黑" w:hint="eastAsia"/>
          <w:sz w:val="32"/>
          <w:szCs w:val="32"/>
        </w:rPr>
        <w:t>准备工作</w:t>
      </w:r>
    </w:p>
    <w:p w14:paraId="33CC92EB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lastRenderedPageBreak/>
        <w:t xml:space="preserve">(1) </w:t>
      </w:r>
      <w:r>
        <w:rPr>
          <w:rFonts w:ascii="微软雅黑" w:eastAsia="微软雅黑" w:hAnsi="微软雅黑" w:cs="微软雅黑" w:hint="eastAsia"/>
          <w:sz w:val="28"/>
          <w:szCs w:val="28"/>
        </w:rPr>
        <w:t>保留小猫；</w:t>
      </w:r>
    </w:p>
    <w:p w14:paraId="4A2D0867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(2) </w:t>
      </w:r>
      <w:r>
        <w:rPr>
          <w:rFonts w:ascii="微软雅黑" w:eastAsia="微软雅黑" w:hAnsi="微软雅黑" w:cs="微软雅黑" w:hint="eastAsia"/>
          <w:sz w:val="28"/>
          <w:szCs w:val="28"/>
        </w:rPr>
        <w:t>白色背景。</w:t>
      </w:r>
    </w:p>
    <w:p w14:paraId="3CA838C0" w14:textId="77777777" w:rsidR="003033E2" w:rsidRDefault="00086929">
      <w:pPr>
        <w:rPr>
          <w:rFonts w:ascii="微软雅黑" w:eastAsia="微软雅黑" w:hAnsi="微软雅黑" w:cs="微软雅黑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2.</w:t>
      </w:r>
      <w:r>
        <w:rPr>
          <w:rFonts w:ascii="微软雅黑" w:eastAsia="微软雅黑" w:hAnsi="微软雅黑" w:cs="微软雅黑"/>
          <w:sz w:val="32"/>
          <w:szCs w:val="32"/>
        </w:rPr>
        <w:t xml:space="preserve"> </w:t>
      </w:r>
      <w:r>
        <w:rPr>
          <w:rFonts w:ascii="微软雅黑" w:eastAsia="微软雅黑" w:hAnsi="微软雅黑" w:cs="微软雅黑" w:hint="eastAsia"/>
          <w:sz w:val="32"/>
          <w:szCs w:val="32"/>
        </w:rPr>
        <w:t>功能实现</w:t>
      </w:r>
    </w:p>
    <w:p w14:paraId="1C95F5B8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(1) </w:t>
      </w:r>
      <w:r>
        <w:rPr>
          <w:rFonts w:ascii="微软雅黑" w:eastAsia="微软雅黑" w:hAnsi="微软雅黑" w:cs="微软雅黑" w:hint="eastAsia"/>
          <w:sz w:val="28"/>
          <w:szCs w:val="28"/>
        </w:rPr>
        <w:t>小猫初始位置在舞台中心；</w:t>
      </w:r>
    </w:p>
    <w:p w14:paraId="400050C3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(2) </w:t>
      </w:r>
      <w:r>
        <w:rPr>
          <w:rFonts w:ascii="微软雅黑" w:eastAsia="微软雅黑" w:hAnsi="微软雅黑" w:cs="微软雅黑" w:hint="eastAsia"/>
          <w:sz w:val="28"/>
          <w:szCs w:val="28"/>
        </w:rPr>
        <w:t>隐藏角色；</w:t>
      </w:r>
    </w:p>
    <w:p w14:paraId="6727162A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(3) </w:t>
      </w:r>
      <w:r>
        <w:rPr>
          <w:rFonts w:ascii="微软雅黑" w:eastAsia="微软雅黑" w:hAnsi="微软雅黑" w:cs="微软雅黑" w:hint="eastAsia"/>
          <w:sz w:val="28"/>
          <w:szCs w:val="28"/>
        </w:rPr>
        <w:t>多边形的边长为</w:t>
      </w:r>
      <w:r>
        <w:rPr>
          <w:rFonts w:ascii="微软雅黑" w:eastAsia="微软雅黑" w:hAnsi="微软雅黑" w:cs="微软雅黑" w:hint="eastAsia"/>
          <w:sz w:val="28"/>
          <w:szCs w:val="28"/>
        </w:rPr>
        <w:t>100</w:t>
      </w:r>
      <w:r>
        <w:rPr>
          <w:rFonts w:ascii="微软雅黑" w:eastAsia="微软雅黑" w:hAnsi="微软雅黑" w:cs="微软雅黑" w:hint="eastAsia"/>
          <w:sz w:val="28"/>
          <w:szCs w:val="28"/>
        </w:rPr>
        <w:t>，线条粗细</w:t>
      </w:r>
      <w:r>
        <w:rPr>
          <w:rFonts w:ascii="微软雅黑" w:eastAsia="微软雅黑" w:hAnsi="微软雅黑" w:cs="微软雅黑" w:hint="eastAsia"/>
          <w:sz w:val="28"/>
          <w:szCs w:val="28"/>
        </w:rPr>
        <w:t>5</w:t>
      </w:r>
      <w:r>
        <w:rPr>
          <w:rFonts w:ascii="微软雅黑" w:eastAsia="微软雅黑" w:hAnsi="微软雅黑" w:cs="微软雅黑" w:hint="eastAsia"/>
          <w:sz w:val="28"/>
          <w:szCs w:val="28"/>
        </w:rPr>
        <w:t>，线条颜色为红色；</w:t>
      </w:r>
    </w:p>
    <w:p w14:paraId="618A347A" w14:textId="77777777" w:rsidR="003033E2" w:rsidRDefault="00086929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(4) </w:t>
      </w:r>
      <w:r>
        <w:rPr>
          <w:rFonts w:ascii="微软雅黑" w:eastAsia="微软雅黑" w:hAnsi="微软雅黑" w:cs="微软雅黑" w:hint="eastAsia"/>
          <w:sz w:val="28"/>
          <w:szCs w:val="28"/>
        </w:rPr>
        <w:t>利用“画笔”、“运动”和“控制”模块中的积木画出上面图形。</w:t>
      </w:r>
    </w:p>
    <w:p w14:paraId="0E0C29C1" w14:textId="77777777" w:rsidR="003033E2" w:rsidRDefault="003033E2">
      <w:pPr>
        <w:rPr>
          <w:rFonts w:ascii="微软雅黑" w:eastAsia="微软雅黑" w:hAnsi="微软雅黑" w:cs="微软雅黑"/>
          <w:sz w:val="28"/>
          <w:szCs w:val="28"/>
        </w:rPr>
      </w:pPr>
    </w:p>
    <w:sectPr w:rsidR="003033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杨 淮生">
    <w15:presenceInfo w15:providerId="Windows Live" w15:userId="12f2902fe033db1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doNotDisplayPageBoundaries/>
  <w:embedSystemFonts/>
  <w:bordersDoNotSurroundHeader/>
  <w:bordersDoNotSurroundFooter/>
  <w:proofState w:spelling="clean" w:grammar="clean"/>
  <w:trackRevisions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A660734"/>
    <w:rsid w:val="00086929"/>
    <w:rsid w:val="00086E9B"/>
    <w:rsid w:val="00120FA7"/>
    <w:rsid w:val="0013423F"/>
    <w:rsid w:val="0018609E"/>
    <w:rsid w:val="001E11E5"/>
    <w:rsid w:val="003033E2"/>
    <w:rsid w:val="00354ECD"/>
    <w:rsid w:val="00360893"/>
    <w:rsid w:val="0048007C"/>
    <w:rsid w:val="004905A8"/>
    <w:rsid w:val="004C0715"/>
    <w:rsid w:val="004E4CFE"/>
    <w:rsid w:val="006F38BB"/>
    <w:rsid w:val="00711E91"/>
    <w:rsid w:val="007C3D0E"/>
    <w:rsid w:val="007F4444"/>
    <w:rsid w:val="00873ACC"/>
    <w:rsid w:val="009A4240"/>
    <w:rsid w:val="009B5DC7"/>
    <w:rsid w:val="00A1062D"/>
    <w:rsid w:val="00A65790"/>
    <w:rsid w:val="00A715F7"/>
    <w:rsid w:val="00B67012"/>
    <w:rsid w:val="00BA5A84"/>
    <w:rsid w:val="00CB2D6C"/>
    <w:rsid w:val="00D26770"/>
    <w:rsid w:val="00E033F8"/>
    <w:rsid w:val="00E2746A"/>
    <w:rsid w:val="00ED046A"/>
    <w:rsid w:val="00EE486F"/>
    <w:rsid w:val="00FA5FA7"/>
    <w:rsid w:val="00FD54AD"/>
    <w:rsid w:val="08FC679B"/>
    <w:rsid w:val="0A660734"/>
    <w:rsid w:val="0F4F1559"/>
    <w:rsid w:val="173941D5"/>
    <w:rsid w:val="18186C18"/>
    <w:rsid w:val="25E53223"/>
    <w:rsid w:val="36432184"/>
    <w:rsid w:val="3F690399"/>
    <w:rsid w:val="5CCC7968"/>
    <w:rsid w:val="6D83772D"/>
    <w:rsid w:val="6F392541"/>
    <w:rsid w:val="700D6087"/>
    <w:rsid w:val="79682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260E1E0"/>
  <w15:docId w15:val="{814A965C-5AE4-4F4E-A43B-0E6A92E953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pPr>
      <w:jc w:val="left"/>
    </w:pPr>
  </w:style>
  <w:style w:type="paragraph" w:styleId="a4">
    <w:name w:val="footer"/>
    <w:basedOn w:val="a"/>
    <w:link w:val="a5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a7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8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customStyle="1" w:styleId="a7">
    <w:name w:val="页眉 字符"/>
    <w:basedOn w:val="a0"/>
    <w:link w:val="a6"/>
    <w:qFormat/>
    <w:rPr>
      <w:kern w:val="2"/>
      <w:sz w:val="18"/>
      <w:szCs w:val="18"/>
    </w:rPr>
  </w:style>
  <w:style w:type="character" w:customStyle="1" w:styleId="a5">
    <w:name w:val="页脚 字符"/>
    <w:basedOn w:val="a0"/>
    <w:link w:val="a4"/>
    <w:qFormat/>
    <w:rPr>
      <w:kern w:val="2"/>
      <w:sz w:val="18"/>
      <w:szCs w:val="18"/>
    </w:rPr>
  </w:style>
  <w:style w:type="paragraph" w:styleId="a9">
    <w:name w:val="Revision"/>
    <w:hidden/>
    <w:uiPriority w:val="99"/>
    <w:semiHidden/>
    <w:rsid w:val="009B5DC7"/>
    <w:rPr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jpeg"/><Relationship Id="rId55" Type="http://schemas.openxmlformats.org/officeDocument/2006/relationships/image" Target="media/image51.png"/><Relationship Id="rId63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jpe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jpeg"/><Relationship Id="rId62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1</Pages>
  <Words>424</Words>
  <Characters>2423</Characters>
  <Application>Microsoft Office Word</Application>
  <DocSecurity>0</DocSecurity>
  <Lines>20</Lines>
  <Paragraphs>5</Paragraphs>
  <ScaleCrop>false</ScaleCrop>
  <Company/>
  <LinksUpToDate>false</LinksUpToDate>
  <CharactersWithSpaces>2842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Azoet</dc:creator>
  <cp:lastModifiedBy>杨 淮生</cp:lastModifiedBy>
  <cp:revision>4</cp:revision>
  <dcterms:created xsi:type="dcterms:W3CDTF">2020-02-12T03:02:00Z</dcterms:created>
  <dcterms:modified xsi:type="dcterms:W3CDTF">2022-05-21T12:21:00Z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